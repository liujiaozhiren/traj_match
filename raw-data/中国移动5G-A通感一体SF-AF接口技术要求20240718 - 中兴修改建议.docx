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"/>
        <w:rPr>
          <w:rFonts w:ascii="Times New Roman" w:hAnsi="Times New Roman" w:eastAsiaTheme="majorEastAsia"/>
          <w:sz w:val="6"/>
          <w:szCs w:val="6"/>
          <w:lang w:eastAsia="zh-CN"/>
        </w:rPr>
      </w:pPr>
    </w:p>
    <w:p>
      <w:pPr>
        <w:spacing w:line="200" w:lineRule="atLeast"/>
        <w:ind w:left="7826"/>
        <w:jc w:val="both"/>
        <w:rPr>
          <w:rFonts w:ascii="Times New Roman" w:hAnsi="Times New Roman" w:eastAsiaTheme="majorEastAsia"/>
          <w:sz w:val="20"/>
          <w:szCs w:val="20"/>
        </w:rPr>
      </w:pPr>
      <w:r>
        <w:rPr>
          <w:rFonts w:ascii="Times New Roman" w:hAnsi="Times New Roman" w:eastAsiaTheme="majorEastAsia"/>
          <w:sz w:val="13"/>
          <w:szCs w:val="13"/>
          <w:lang w:eastAsia="zh-CN"/>
        </w:rPr>
        <w:drawing>
          <wp:inline distT="0" distB="0" distL="0" distR="0">
            <wp:extent cx="1316990" cy="556260"/>
            <wp:effectExtent l="0" t="0" r="3810" b="2540"/>
            <wp:docPr id="6" name="Picture 6" descr="中国移动手机柜台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中国移动手机柜台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7"/>
        <w:ind w:right="1003"/>
        <w:jc w:val="center"/>
        <w:rPr>
          <w:rFonts w:ascii="Times New Roman" w:hAnsi="Times New Roman" w:eastAsiaTheme="majorEastAsia"/>
          <w:b/>
          <w:w w:val="95"/>
          <w:sz w:val="30"/>
          <w:lang w:eastAsia="zh-CN"/>
        </w:rPr>
      </w:pPr>
    </w:p>
    <w:p>
      <w:pPr>
        <w:spacing w:before="7"/>
        <w:ind w:right="1003"/>
        <w:jc w:val="center"/>
        <w:rPr>
          <w:rFonts w:ascii="Times New Roman" w:hAnsi="Times New Roman" w:eastAsiaTheme="majorEastAsia"/>
          <w:b/>
          <w:w w:val="95"/>
          <w:sz w:val="30"/>
          <w:lang w:eastAsia="zh-CN"/>
        </w:rPr>
      </w:pPr>
      <w:r>
        <w:rPr>
          <w:rFonts w:ascii="Times New Roman" w:hAnsi="Times New Roman" w:eastAsiaTheme="majorEastAsia"/>
          <w:b/>
          <w:w w:val="95"/>
          <w:sz w:val="30"/>
          <w:lang w:eastAsia="zh-CN"/>
        </w:rPr>
        <w:t xml:space="preserve">  </w:t>
      </w:r>
    </w:p>
    <w:p>
      <w:pPr>
        <w:spacing w:before="7"/>
        <w:ind w:right="1003"/>
        <w:jc w:val="center"/>
        <w:rPr>
          <w:rFonts w:ascii="Times New Roman" w:hAnsi="Times New Roman" w:eastAsiaTheme="majorEastAsia"/>
          <w:b/>
          <w:w w:val="95"/>
          <w:sz w:val="30"/>
          <w:lang w:eastAsia="zh-CN"/>
        </w:rPr>
      </w:pPr>
    </w:p>
    <w:p>
      <w:pPr>
        <w:spacing w:before="7"/>
        <w:ind w:right="1003"/>
        <w:jc w:val="right"/>
        <w:rPr>
          <w:rFonts w:ascii="Times New Roman" w:hAnsi="Times New Roman" w:eastAsiaTheme="majorEastAsia"/>
          <w:sz w:val="30"/>
          <w:szCs w:val="30"/>
          <w:lang w:eastAsia="zh-CN"/>
        </w:rPr>
      </w:pPr>
    </w:p>
    <w:p>
      <w:pPr>
        <w:spacing w:line="30" w:lineRule="atLeast"/>
        <w:ind w:left="101"/>
        <w:rPr>
          <w:rFonts w:ascii="Times New Roman" w:hAnsi="Times New Roman" w:eastAsiaTheme="majorEastAsia"/>
          <w:sz w:val="3"/>
          <w:szCs w:val="3"/>
          <w:lang w:eastAsia="zh-CN"/>
        </w:rPr>
      </w:pPr>
    </w:p>
    <w:p>
      <w:pPr>
        <w:rPr>
          <w:rFonts w:ascii="Times New Roman" w:hAnsi="Times New Roman" w:eastAsiaTheme="majorEastAsia"/>
          <w:b/>
          <w:bCs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b/>
          <w:bCs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b/>
          <w:bCs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b/>
          <w:bCs/>
          <w:sz w:val="20"/>
          <w:szCs w:val="20"/>
          <w:lang w:eastAsia="zh-CN"/>
        </w:rPr>
      </w:pPr>
    </w:p>
    <w:p>
      <w:pPr>
        <w:spacing w:before="10"/>
        <w:rPr>
          <w:rFonts w:ascii="Times New Roman" w:hAnsi="Times New Roman" w:eastAsiaTheme="majorEastAsia"/>
          <w:b/>
          <w:bCs/>
          <w:sz w:val="29"/>
          <w:szCs w:val="29"/>
          <w:lang w:eastAsia="zh-CN"/>
        </w:rPr>
      </w:pPr>
    </w:p>
    <w:p>
      <w:pPr>
        <w:keepNext w:val="0"/>
        <w:keepLines w:val="0"/>
        <w:widowControl w:val="0"/>
        <w:suppressLineNumbers w:val="0"/>
        <w:spacing w:before="48" w:beforeAutospacing="0" w:after="0" w:afterAutospacing="0"/>
        <w:ind w:left="0" w:right="0"/>
        <w:jc w:val="center"/>
        <w:rPr>
          <w:rFonts w:hint="default" w:ascii="微软雅黑" w:hAnsi="微软雅黑" w:eastAsia="微软雅黑" w:cs="微软雅黑"/>
          <w:b/>
          <w:bCs/>
          <w:kern w:val="0"/>
          <w:sz w:val="44"/>
          <w:szCs w:val="44"/>
          <w:lang w:val="en-US" w:eastAsia="zh-CN" w:bidi="ar"/>
        </w:rPr>
      </w:pPr>
      <w:r>
        <w:rPr>
          <w:rFonts w:hint="default" w:ascii="微软雅黑" w:hAnsi="微软雅黑" w:eastAsia="微软雅黑" w:cs="微软雅黑"/>
          <w:b/>
          <w:bCs/>
          <w:kern w:val="0"/>
          <w:sz w:val="44"/>
          <w:szCs w:val="44"/>
          <w:lang w:val="en-US" w:eastAsia="zh-CN" w:bidi="ar"/>
        </w:rPr>
        <w:t>中国移动</w:t>
      </w:r>
    </w:p>
    <w:p>
      <w:pPr>
        <w:spacing w:before="48"/>
        <w:jc w:val="center"/>
        <w:rPr>
          <w:rFonts w:ascii="微软雅黑" w:hAnsi="微软雅黑" w:eastAsia="微软雅黑"/>
          <w:b/>
          <w:bCs/>
          <w:sz w:val="44"/>
          <w:szCs w:val="44"/>
          <w:lang w:eastAsia="zh-CN"/>
        </w:rPr>
      </w:pPr>
      <w:r>
        <w:rPr>
          <w:rFonts w:hint="default" w:ascii="微软雅黑" w:hAnsi="微软雅黑" w:eastAsia="微软雅黑" w:cs="微软雅黑"/>
          <w:b/>
          <w:bCs/>
          <w:kern w:val="0"/>
          <w:sz w:val="44"/>
          <w:szCs w:val="44"/>
          <w:lang w:val="en-US" w:eastAsia="zh-CN" w:bidi="ar"/>
        </w:rPr>
        <w:t>5G-A通感一体</w:t>
      </w:r>
      <w:r>
        <w:rPr>
          <w:rFonts w:hint="eastAsia" w:ascii="微软雅黑" w:hAnsi="微软雅黑" w:eastAsia="微软雅黑" w:cs="微软雅黑"/>
          <w:b/>
          <w:bCs/>
          <w:kern w:val="0"/>
          <w:sz w:val="44"/>
          <w:szCs w:val="44"/>
          <w:lang w:val="en-US" w:eastAsia="zh-CN" w:bidi="ar"/>
        </w:rPr>
        <w:t>SF-AF接口技术要求</w:t>
      </w:r>
    </w:p>
    <w:p>
      <w:pPr>
        <w:spacing w:before="48"/>
        <w:jc w:val="center"/>
        <w:rPr>
          <w:rFonts w:ascii="Times New Roman" w:hAnsi="Times New Roman" w:eastAsiaTheme="majorEastAsia"/>
          <w:sz w:val="44"/>
          <w:szCs w:val="44"/>
          <w:lang w:eastAsia="zh-CN"/>
        </w:rPr>
      </w:pPr>
    </w:p>
    <w:p>
      <w:pPr>
        <w:spacing w:after="120" w:line="440" w:lineRule="exact"/>
        <w:jc w:val="center"/>
        <w:rPr>
          <w:rFonts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"/>
        </w:rPr>
        <w:t xml:space="preserve">CMCC 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5G-A ISAC</w:t>
      </w:r>
      <w:r>
        <w:rPr>
          <w:rFonts w:ascii="华文中宋" w:hAnsi="华文中宋" w:eastAsia="华文中宋" w:cs="华文中宋"/>
          <w:sz w:val="28"/>
          <w:szCs w:val="28"/>
        </w:rPr>
        <w:t xml:space="preserve"> 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 xml:space="preserve">SF-AF Interface </w:t>
      </w:r>
      <w:r>
        <w:rPr>
          <w:rFonts w:hint="eastAsia" w:ascii="华文中宋" w:hAnsi="华文中宋" w:eastAsia="华文中宋" w:cs="华文中宋"/>
          <w:spacing w:val="0"/>
          <w:kern w:val="0"/>
          <w:sz w:val="28"/>
          <w:szCs w:val="28"/>
          <w:lang w:val="en-US" w:eastAsia="zh-CN" w:bidi="ar"/>
        </w:rPr>
        <w:t>Specification</w:t>
      </w:r>
    </w:p>
    <w:p>
      <w:pPr>
        <w:spacing w:after="120" w:line="200" w:lineRule="exact"/>
        <w:jc w:val="center"/>
        <w:rPr>
          <w:rFonts w:ascii="华文中宋" w:hAnsi="华文中宋" w:eastAsia="华文中宋" w:cs="华文中宋"/>
          <w:b/>
          <w:bCs/>
          <w:spacing w:val="17"/>
          <w:sz w:val="30"/>
          <w:szCs w:val="30"/>
        </w:rPr>
      </w:pPr>
    </w:p>
    <w:p>
      <w:pPr>
        <w:spacing w:after="120" w:line="600" w:lineRule="exact"/>
        <w:jc w:val="center"/>
        <w:rPr>
          <w:rFonts w:ascii="华文中宋" w:hAnsi="华文中宋" w:eastAsia="华文中宋" w:cs="华文中宋"/>
          <w:bCs/>
          <w:sz w:val="28"/>
          <w:szCs w:val="28"/>
          <w:lang w:eastAsia="zh-CN"/>
        </w:rPr>
      </w:pPr>
      <w:r>
        <w:rPr>
          <w:rFonts w:hint="eastAsia" w:ascii="华文中宋" w:hAnsi="华文中宋" w:eastAsia="华文中宋" w:cs="华文中宋"/>
          <w:bCs/>
          <w:sz w:val="28"/>
          <w:szCs w:val="28"/>
          <w:lang w:eastAsia="zh-CN"/>
        </w:rPr>
        <w:t>版本号：</w:t>
      </w:r>
      <w:r>
        <w:rPr>
          <w:rFonts w:hint="eastAsia" w:ascii="华文中宋" w:hAnsi="华文中宋" w:eastAsia="华文中宋" w:cs="华文中宋"/>
          <w:bCs/>
          <w:sz w:val="28"/>
          <w:szCs w:val="28"/>
          <w:lang w:val="en-US" w:eastAsia="zh-CN"/>
        </w:rPr>
        <w:t>1</w:t>
      </w:r>
      <w:r>
        <w:rPr>
          <w:rFonts w:hint="eastAsia" w:ascii="华文中宋" w:hAnsi="华文中宋" w:eastAsia="华文中宋" w:cs="华文中宋"/>
          <w:bCs/>
          <w:sz w:val="28"/>
          <w:szCs w:val="28"/>
          <w:lang w:eastAsia="zh-CN"/>
        </w:rPr>
        <w:t>.0.1</w:t>
      </w:r>
    </w:p>
    <w:p>
      <w:pPr>
        <w:spacing w:after="120" w:line="600" w:lineRule="exact"/>
        <w:jc w:val="both"/>
        <w:rPr>
          <w:rFonts w:ascii="华文中宋" w:hAnsi="华文中宋" w:eastAsia="华文中宋" w:cs="华文中宋"/>
          <w:bCs/>
          <w:sz w:val="28"/>
          <w:szCs w:val="28"/>
          <w:lang w:eastAsia="zh-CN"/>
        </w:rPr>
      </w:pPr>
    </w:p>
    <w:p>
      <w:pPr>
        <w:spacing w:before="4"/>
        <w:rPr>
          <w:rFonts w:ascii="Times New Roman" w:hAnsi="Times New Roman" w:eastAsiaTheme="majorEastAsia"/>
          <w:b/>
          <w:bCs/>
          <w:sz w:val="28"/>
          <w:szCs w:val="28"/>
          <w:lang w:eastAsia="zh-CN"/>
        </w:rPr>
      </w:pPr>
    </w:p>
    <w:p>
      <w:pPr>
        <w:tabs>
          <w:tab w:val="left" w:pos="4734"/>
        </w:tabs>
        <w:spacing w:before="13" w:line="408" w:lineRule="auto"/>
        <w:rPr>
          <w:rFonts w:ascii="Times New Roman" w:hAnsi="Times New Roman" w:eastAsiaTheme="majorEastAsia"/>
          <w:sz w:val="28"/>
          <w:szCs w:val="28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rPr>
          <w:rFonts w:ascii="Times New Roman" w:hAnsi="Times New Roman" w:eastAsiaTheme="majorEastAsia"/>
          <w:sz w:val="20"/>
          <w:szCs w:val="20"/>
          <w:lang w:eastAsia="zh-CN"/>
        </w:rPr>
      </w:pPr>
    </w:p>
    <w:p>
      <w:pPr>
        <w:spacing w:before="8"/>
        <w:rPr>
          <w:rFonts w:ascii="Times New Roman" w:hAnsi="Times New Roman" w:eastAsiaTheme="majorEastAsia"/>
          <w:sz w:val="23"/>
          <w:szCs w:val="23"/>
          <w:lang w:eastAsia="zh-CN"/>
        </w:rPr>
      </w:pPr>
    </w:p>
    <w:p>
      <w:pPr>
        <w:tabs>
          <w:tab w:val="left" w:pos="7303"/>
        </w:tabs>
        <w:spacing w:before="26"/>
        <w:jc w:val="center"/>
        <w:rPr>
          <w:rFonts w:ascii="Times New Roman" w:hAnsi="Times New Roman" w:eastAsiaTheme="majorEastAsia"/>
          <w:b/>
          <w:bCs/>
          <w:spacing w:val="40"/>
          <w:sz w:val="24"/>
          <w:szCs w:val="24"/>
          <w:lang w:eastAsia="zh-CN"/>
        </w:rPr>
      </w:pPr>
      <w:r>
        <w:rPr>
          <w:rFonts w:ascii="Times New Roman" w:hAnsi="Times New Roman" w:eastAsiaTheme="majorEastAsia"/>
          <w:b/>
          <w:bCs/>
          <w:spacing w:val="40"/>
          <w:sz w:val="24"/>
          <w:szCs w:val="24"/>
          <w:lang w:eastAsia="zh-CN"/>
        </w:rPr>
        <w:t>xxxx-xx-xx</w:t>
      </w:r>
      <w:r>
        <w:rPr>
          <w:rFonts w:ascii="Times New Roman" w:hAnsi="Times New Roman" w:eastAsiaTheme="majorEastAsia"/>
          <w:b/>
          <w:bCs/>
          <w:spacing w:val="-9"/>
          <w:sz w:val="24"/>
          <w:szCs w:val="24"/>
          <w:lang w:eastAsia="zh-CN"/>
        </w:rPr>
        <w:t xml:space="preserve"> </w:t>
      </w:r>
      <w:r>
        <w:rPr>
          <w:rFonts w:ascii="Times New Roman" w:hAnsiTheme="majorEastAsia" w:eastAsiaTheme="majorEastAsia"/>
          <w:b/>
          <w:bCs/>
          <w:sz w:val="24"/>
          <w:szCs w:val="24"/>
          <w:lang w:eastAsia="zh-CN"/>
        </w:rPr>
        <w:t>发</w:t>
      </w:r>
      <w:r>
        <w:rPr>
          <w:rFonts w:ascii="Times New Roman" w:hAnsi="Times New Roman" w:eastAsiaTheme="majorEastAsia"/>
          <w:b/>
          <w:bCs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hAnsiTheme="majorEastAsia" w:eastAsiaTheme="majorEastAsia"/>
          <w:b/>
          <w:bCs/>
          <w:sz w:val="24"/>
          <w:szCs w:val="24"/>
          <w:lang w:eastAsia="zh-CN"/>
        </w:rPr>
        <w:t>布</w:t>
      </w:r>
      <w:r>
        <w:rPr>
          <w:rFonts w:ascii="Times New Roman" w:hAnsi="Times New Roman" w:eastAsiaTheme="majorEastAsia"/>
          <w:b/>
          <w:bCs/>
          <w:sz w:val="24"/>
          <w:szCs w:val="24"/>
          <w:lang w:eastAsia="zh-CN"/>
        </w:rPr>
        <w:tab/>
      </w:r>
      <w:r>
        <w:rPr>
          <w:rFonts w:ascii="Times New Roman" w:hAnsi="Times New Roman" w:eastAsiaTheme="majorEastAsia"/>
          <w:b/>
          <w:bCs/>
          <w:spacing w:val="40"/>
          <w:sz w:val="24"/>
          <w:szCs w:val="24"/>
          <w:lang w:eastAsia="zh-CN"/>
        </w:rPr>
        <w:t>20</w:t>
      </w:r>
      <w:r>
        <w:rPr>
          <w:rFonts w:hint="eastAsia" w:ascii="Times New Roman" w:hAnsi="Times New Roman" w:eastAsiaTheme="majorEastAsia"/>
          <w:b/>
          <w:bCs/>
          <w:spacing w:val="40"/>
          <w:sz w:val="24"/>
          <w:szCs w:val="24"/>
          <w:lang w:eastAsia="zh-CN"/>
        </w:rPr>
        <w:t>2</w:t>
      </w:r>
      <w:r>
        <w:rPr>
          <w:rFonts w:hint="eastAsia" w:ascii="Times New Roman" w:hAnsi="Times New Roman" w:eastAsiaTheme="majorEastAsia"/>
          <w:b/>
          <w:bCs/>
          <w:spacing w:val="40"/>
          <w:sz w:val="24"/>
          <w:szCs w:val="24"/>
          <w:lang w:val="en-US" w:eastAsia="zh-CN"/>
        </w:rPr>
        <w:t>4</w:t>
      </w:r>
      <w:r>
        <w:rPr>
          <w:rFonts w:ascii="Times New Roman" w:hAnsi="Times New Roman" w:eastAsiaTheme="majorEastAsia"/>
          <w:b/>
          <w:bCs/>
          <w:spacing w:val="40"/>
          <w:sz w:val="24"/>
          <w:szCs w:val="24"/>
          <w:lang w:eastAsia="zh-CN"/>
        </w:rPr>
        <w:t>-</w:t>
      </w:r>
      <w:r>
        <w:rPr>
          <w:rFonts w:hint="eastAsia" w:ascii="Times New Roman" w:hAnsi="Times New Roman" w:eastAsiaTheme="majorEastAsia"/>
          <w:b/>
          <w:bCs/>
          <w:spacing w:val="40"/>
          <w:sz w:val="24"/>
          <w:szCs w:val="24"/>
          <w:lang w:val="en-US" w:eastAsia="zh-CN"/>
        </w:rPr>
        <w:t>07</w:t>
      </w:r>
    </w:p>
    <w:p>
      <w:pPr>
        <w:tabs>
          <w:tab w:val="left" w:pos="7303"/>
        </w:tabs>
        <w:spacing w:before="26"/>
        <w:jc w:val="center"/>
        <w:rPr>
          <w:rFonts w:ascii="Times New Roman" w:hAnsi="Times New Roman" w:eastAsiaTheme="majorEastAsia"/>
          <w:sz w:val="24"/>
          <w:szCs w:val="24"/>
          <w:lang w:eastAsia="zh-CN"/>
        </w:rPr>
      </w:pPr>
      <w:r>
        <w:rPr>
          <w:rFonts w:hint="eastAsia" w:ascii="Times New Roman" w:hAnsiTheme="majorEastAsia" w:eastAsiaTheme="majorEastAsia"/>
          <w:b/>
          <w:bCs/>
          <w:spacing w:val="40"/>
          <w:sz w:val="24"/>
          <w:szCs w:val="24"/>
          <w:lang w:eastAsia="zh-CN"/>
        </w:rPr>
        <w:t>中国移动通信研究院</w:t>
      </w:r>
    </w:p>
    <w:p>
      <w:pPr>
        <w:spacing w:line="30" w:lineRule="atLeast"/>
        <w:ind w:left="461"/>
        <w:rPr>
          <w:rFonts w:ascii="Times New Roman" w:hAnsi="Times New Roman" w:eastAsiaTheme="majorEastAsia"/>
          <w:sz w:val="3"/>
          <w:szCs w:val="3"/>
          <w:lang w:eastAsia="zh-CN"/>
        </w:rPr>
      </w:pPr>
    </w:p>
    <w:p>
      <w:pPr>
        <w:spacing w:before="1"/>
        <w:rPr>
          <w:rFonts w:ascii="Times New Roman" w:hAnsi="Times New Roman" w:eastAsiaTheme="majorEastAsia"/>
          <w:b/>
          <w:bCs/>
          <w:sz w:val="12"/>
          <w:szCs w:val="12"/>
        </w:rPr>
      </w:pPr>
      <w:r>
        <w:rPr>
          <w:rFonts w:ascii="Times New Roman" w:hAnsi="Times New Roman" w:eastAsiaTheme="majorEastAsia"/>
          <w:sz w:val="3"/>
          <w:szCs w:val="3"/>
          <w:lang w:eastAsia="zh-CN"/>
        </w:rPr>
        <mc:AlternateContent>
          <mc:Choice Requires="wpg">
            <w:drawing>
              <wp:inline distT="0" distB="0" distL="114300" distR="114300">
                <wp:extent cx="6457950" cy="19050"/>
                <wp:effectExtent l="0" t="0" r="0" b="635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9050"/>
                          <a:chOff x="0" y="0"/>
                          <a:chExt cx="9586" cy="30"/>
                        </a:xfrm>
                      </wpg:grpSpPr>
                      <wpg:grpSp>
                        <wpg:cNvPr id="5" name="Group 14"/>
                        <wpg:cNvGrpSpPr/>
                        <wpg:grpSpPr>
                          <a:xfrm>
                            <a:off x="15" y="15"/>
                            <a:ext cx="9556" cy="2"/>
                            <a:chOff x="15" y="15"/>
                            <a:chExt cx="9556" cy="2"/>
                          </a:xfrm>
                        </wpg:grpSpPr>
                        <wps:wsp>
                          <wps:cNvPr id="4" name="Freeform 15"/>
                          <wps:cNvSpPr/>
                          <wps:spPr>
                            <a:xfrm>
                              <a:off x="15" y="15"/>
                              <a:ext cx="9556" cy="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9556" y="0"/>
                                </a:cxn>
                              </a:cxnLst>
                              <a:rect l="0" t="0" r="0" b="0"/>
                              <a:pathLst>
                                <a:path w="9556" h="2">
                                  <a:moveTo>
                                    <a:pt x="0" y="0"/>
                                  </a:moveTo>
                                  <a:lnTo>
                                    <a:pt x="9556" y="0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2030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t" anchorCtr="0"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" o:spid="_x0000_s1026" o:spt="203" style="height:1.5pt;width:508.5pt;" coordsize="9586,30" o:gfxdata="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EYw&#10;rJ/UAAAABAEAAA8AAAAAAAAAAQAgAAAAIgAAAGRycy9kb3ducmV2LnhtbFBLAQIUABQAAAAIAIdO&#10;4kAxs9hx0gIAAHoHAAAOAAAAAAAAAAEAIAAAACMBAABkcnMvZTJvRG9jLnhtbFBLBQYAAAAABgAG&#10;AFkBAABnBgAAAAA=&#10;">
                <o:lock v:ext="edit" aspectratio="f"/>
                <v:group id="Group 14" o:spid="_x0000_s1026" o:spt="203" style="position:absolute;left:15;top:15;height:2;width:9556;" coordorigin="15,15" coordsize="9556,2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5" o:spid="_x0000_s1026" o:spt="100" style="position:absolute;left:15;top:15;height:0;width:9556;" filled="f" stroked="t" coordsize="9556,2" o:gfxdata="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jlESvQAA&#10;ANoAAAAPAAAAAAAAAAEAIAAAACIAAABkcnMvZG93bnJldi54bWxQSwECFAAUAAAACACHTuJAMy8F&#10;njsAAAA5AAAAEAAAAAAAAAABACAAAAAMAQAAZHJzL3NoYXBleG1sLnhtbFBLBQYAAAAABgAGAFsB&#10;AAC2AwAAAAA=&#10;" path="m0,0l9556,0e">
                    <v:path o:connectlocs="0,0;9556,0" o:connectangles="0,0"/>
                    <v:fill on="f" focussize="0,0"/>
                    <v:stroke weight="1.5pt" color="#020303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tabs>
          <w:tab w:val="left" w:pos="6936"/>
        </w:tabs>
        <w:spacing w:line="460" w:lineRule="exact"/>
        <w:jc w:val="center"/>
        <w:rPr>
          <w:rFonts w:ascii="Times New Roman" w:hAnsi="Times New Roman" w:eastAsiaTheme="majorEastAsia"/>
          <w:sz w:val="36"/>
          <w:szCs w:val="36"/>
          <w:lang w:eastAsia="zh-CN"/>
        </w:rPr>
      </w:pPr>
    </w:p>
    <w:p>
      <w:pPr>
        <w:spacing w:line="460" w:lineRule="exact"/>
        <w:rPr>
          <w:rFonts w:ascii="Times New Roman" w:hAnsi="Times New Roman" w:eastAsiaTheme="majorEastAsia"/>
          <w:sz w:val="36"/>
          <w:szCs w:val="36"/>
          <w:lang w:eastAsia="zh-CN"/>
        </w:rPr>
        <w:sectPr>
          <w:pgSz w:w="11910" w:h="16840"/>
          <w:pgMar w:top="1260" w:right="1640" w:bottom="1180" w:left="1660" w:header="895" w:footer="982" w:gutter="0"/>
          <w:cols w:space="720" w:num="1"/>
        </w:sectPr>
      </w:pPr>
    </w:p>
    <w:p>
      <w:pPr>
        <w:spacing w:before="11"/>
        <w:rPr>
          <w:rFonts w:ascii="Times New Roman" w:hAnsi="Times New Roman" w:eastAsiaTheme="majorEastAsia"/>
          <w:b/>
          <w:bCs/>
          <w:sz w:val="16"/>
          <w:szCs w:val="16"/>
          <w:lang w:eastAsia="zh-CN"/>
        </w:rPr>
      </w:pPr>
    </w:p>
    <w:p>
      <w:pPr>
        <w:keepNext/>
        <w:keepLines/>
        <w:widowControl w:val="0"/>
        <w:numPr>
          <w:ilvl w:val="0"/>
          <w:numId w:val="2"/>
        </w:numPr>
        <w:spacing w:before="340" w:after="330" w:line="578" w:lineRule="auto"/>
        <w:jc w:val="both"/>
        <w:outlineLvl w:val="0"/>
        <w:rPr>
          <w:rFonts w:ascii="黑体" w:hAnsi="Times New Roman" w:eastAsia="黑体" w:cs="Times New Roman"/>
          <w:b/>
          <w:bCs/>
          <w:kern w:val="44"/>
          <w:sz w:val="28"/>
          <w:szCs w:val="21"/>
          <w:lang w:val="en-US" w:eastAsia="zh-CN" w:bidi="ar-SA"/>
        </w:rPr>
      </w:pPr>
      <w:bookmarkStart w:id="0" w:name="_Toc457947095"/>
      <w:bookmarkStart w:id="1" w:name="_Toc24032"/>
      <w:bookmarkStart w:id="2" w:name="_Toc457946974"/>
      <w:bookmarkStart w:id="3" w:name="_Toc497246741"/>
      <w:bookmarkStart w:id="4" w:name="_Toc469383444"/>
      <w:bookmarkStart w:id="5" w:name="_Toc460420394"/>
      <w:r>
        <w:rPr>
          <w:rFonts w:hint="eastAsia" w:ascii="黑体" w:hAnsi="Times New Roman" w:eastAsia="黑体" w:cs="Times New Roman"/>
          <w:b/>
          <w:bCs/>
          <w:kern w:val="44"/>
          <w:sz w:val="28"/>
          <w:szCs w:val="21"/>
          <w:lang w:val="en-US" w:eastAsia="zh-CN" w:bidi="ar-SA"/>
        </w:rPr>
        <w:t>术语、定义和缩略语</w:t>
      </w:r>
      <w:bookmarkEnd w:id="0"/>
      <w:bookmarkEnd w:id="1"/>
      <w:bookmarkEnd w:id="2"/>
    </w:p>
    <w:p>
      <w:pPr>
        <w:spacing w:before="26" w:line="358" w:lineRule="auto"/>
        <w:ind w:firstLine="420" w:firstLineChars="200"/>
        <w:rPr>
          <w:rFonts w:ascii="Times New Roman" w:cs="Times New Roman" w:hAnsiTheme="majorEastAsia" w:eastAsiaTheme="majorEastAsia"/>
          <w:sz w:val="21"/>
          <w:szCs w:val="21"/>
          <w:lang w:eastAsia="zh-CN"/>
        </w:rPr>
      </w:pPr>
      <w:r>
        <w:rPr>
          <w:rFonts w:ascii="Times New Roman" w:cs="Times New Roman" w:hAnsiTheme="majorEastAsia" w:eastAsiaTheme="majorEastAsia"/>
          <w:sz w:val="21"/>
          <w:szCs w:val="21"/>
          <w:lang w:eastAsia="zh-CN"/>
        </w:rPr>
        <w:t>下列术语、定义和缩略语适用于本技术指导建议</w:t>
      </w:r>
      <w:r>
        <w:rPr>
          <w:rFonts w:hint="eastAsia" w:ascii="Times New Roman" w:cs="Times New Roman" w:hAnsiTheme="majorEastAsia" w:eastAsiaTheme="majorEastAsia"/>
          <w:sz w:val="21"/>
          <w:szCs w:val="21"/>
          <w:lang w:eastAsia="zh-CN"/>
        </w:rPr>
        <w:t>。</w:t>
      </w:r>
    </w:p>
    <w:p>
      <w:pPr>
        <w:widowControl w:val="0"/>
        <w:spacing w:before="9" w:after="108" w:afterLines="45"/>
        <w:ind w:left="0"/>
        <w:jc w:val="center"/>
        <w:rPr>
          <w:rFonts w:ascii="Times New Roman" w:hAnsi="Times New Roman" w:cs="Times New Roman" w:eastAsiaTheme="majorEastAsia"/>
          <w:b/>
          <w:sz w:val="24"/>
          <w:szCs w:val="24"/>
          <w:lang w:val="en-US" w:eastAsia="en-US" w:bidi="ar-SA"/>
        </w:rPr>
      </w:pPr>
      <w:r>
        <w:rPr>
          <w:rFonts w:ascii="Times New Roman" w:cs="Times New Roman" w:hAnsiTheme="majorEastAsia" w:eastAsiaTheme="majorEastAsia"/>
          <w:b/>
          <w:sz w:val="24"/>
          <w:szCs w:val="24"/>
          <w:lang w:val="en-US" w:eastAsia="en-US" w:bidi="ar-SA"/>
        </w:rPr>
        <w:t>表</w:t>
      </w:r>
      <w:r>
        <w:rPr>
          <w:rFonts w:ascii="Times New Roman" w:hAnsi="Times New Roman" w:cs="Times New Roman" w:eastAsiaTheme="majorEastAsia"/>
          <w:b/>
          <w:sz w:val="24"/>
          <w:szCs w:val="24"/>
          <w:lang w:val="en-US" w:eastAsia="en-US" w:bidi="ar-SA"/>
        </w:rPr>
        <w:t xml:space="preserve">3-1 </w:t>
      </w:r>
      <w:r>
        <w:rPr>
          <w:rFonts w:ascii="Times New Roman" w:cs="Times New Roman" w:hAnsiTheme="majorEastAsia" w:eastAsiaTheme="majorEastAsia"/>
          <w:b/>
          <w:sz w:val="24"/>
          <w:szCs w:val="24"/>
          <w:lang w:val="en-US" w:eastAsia="en-US" w:bidi="ar-SA"/>
        </w:rPr>
        <w:t>缩略语</w:t>
      </w:r>
    </w:p>
    <w:p>
      <w:pPr>
        <w:spacing w:before="12"/>
        <w:rPr>
          <w:rFonts w:ascii="Times New Roman" w:hAnsi="Times New Roman" w:cs="Times New Roman" w:eastAsiaTheme="majorEastAsia"/>
          <w:sz w:val="24"/>
          <w:szCs w:val="24"/>
        </w:rPr>
      </w:pPr>
    </w:p>
    <w:tbl>
      <w:tblPr>
        <w:tblStyle w:val="25"/>
        <w:tblW w:w="7590" w:type="dxa"/>
        <w:tblInd w:w="4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8"/>
        <w:gridCol w:w="3704"/>
        <w:gridCol w:w="226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exact"/>
              <w:ind w:left="0" w:right="0"/>
              <w:jc w:val="center"/>
              <w:rPr>
                <w:rFonts w:hint="default" w:ascii="Times New Roman" w:hAnsi="Times New Roman" w:cs="Times New Roman" w:eastAsiaTheme="majorEastAsia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cs="Times New Roman" w:hAnsiTheme="majorEastAsia" w:eastAsiaTheme="majorEastAsia"/>
                <w:sz w:val="21"/>
                <w:szCs w:val="21"/>
                <w:lang w:val="en-US" w:eastAsia="zh-CN" w:bidi="ar-SA"/>
              </w:rPr>
              <w:t>英文缩写</w:t>
            </w:r>
          </w:p>
        </w:tc>
        <w:tc>
          <w:tcPr>
            <w:tcW w:w="3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exact"/>
              <w:ind w:left="0" w:right="0"/>
              <w:jc w:val="center"/>
              <w:rPr>
                <w:rFonts w:hint="default" w:ascii="Times New Roman" w:hAnsi="Times New Roman" w:cs="Times New Roman" w:eastAsiaTheme="majorEastAsia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cs="Times New Roman" w:hAnsiTheme="majorEastAsia" w:eastAsiaTheme="majorEastAsia"/>
                <w:sz w:val="21"/>
                <w:szCs w:val="21"/>
                <w:lang w:val="en-US" w:eastAsia="zh-CN" w:bidi="ar-SA"/>
              </w:rPr>
              <w:t>英文全称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exact"/>
              <w:ind w:left="0" w:right="0"/>
              <w:jc w:val="center"/>
              <w:rPr>
                <w:rFonts w:hint="default" w:ascii="Times New Roman" w:hAnsi="Times New Roman" w:cs="Times New Roman" w:eastAsiaTheme="majorEastAsia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cs="Times New Roman" w:hAnsiTheme="majorEastAsia" w:eastAsiaTheme="majorEastAsia"/>
                <w:sz w:val="21"/>
                <w:szCs w:val="21"/>
                <w:lang w:val="en-US" w:eastAsia="zh-CN" w:bidi="ar-SA"/>
              </w:rPr>
              <w:t>中文释义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exact"/>
              <w:ind w:left="0" w:right="0"/>
              <w:jc w:val="center"/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  <w:t>SF</w:t>
            </w:r>
          </w:p>
        </w:tc>
        <w:tc>
          <w:tcPr>
            <w:tcW w:w="3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exact"/>
              <w:ind w:left="0" w:right="0"/>
              <w:jc w:val="center"/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  <w:t>Sensing Function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exact"/>
              <w:ind w:left="0" w:right="0"/>
              <w:jc w:val="center"/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  <w:t>感知功能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exact"/>
              <w:ind w:left="0" w:leftChars="0" w:right="0" w:firstLine="0" w:firstLineChars="0"/>
              <w:jc w:val="center"/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  <w:t>AF</w:t>
            </w:r>
          </w:p>
        </w:tc>
        <w:tc>
          <w:tcPr>
            <w:tcW w:w="3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exact"/>
              <w:ind w:left="0" w:leftChars="0" w:right="0" w:firstLine="0" w:firstLineChars="0"/>
              <w:jc w:val="center"/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  <w:t>Application Function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exact"/>
              <w:ind w:left="0" w:leftChars="0" w:right="0" w:firstLine="0" w:firstLineChars="0"/>
              <w:jc w:val="center"/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</w:pPr>
            <w:r>
              <w:rPr>
                <w:rFonts w:hint="eastAsia" w:ascii="Times New Roman" w:hAnsi="Times New Roman" w:cs="Times New Roman" w:eastAsiaTheme="majorEastAsia"/>
                <w:sz w:val="21"/>
                <w:szCs w:val="21"/>
                <w:lang w:val="en-US" w:eastAsia="zh" w:bidi="ar-SA"/>
              </w:rPr>
              <w:t>应用功能</w:t>
            </w:r>
          </w:p>
        </w:tc>
      </w:tr>
    </w:tbl>
    <w:p>
      <w:pPr>
        <w:pStyle w:val="13"/>
        <w:ind w:left="0"/>
        <w:rPr>
          <w:rFonts w:cs="宋体"/>
          <w:szCs w:val="20"/>
          <w:lang w:eastAsia="zh-CN"/>
        </w:rPr>
      </w:pPr>
    </w:p>
    <w:bookmarkEnd w:id="3"/>
    <w:bookmarkEnd w:id="4"/>
    <w:bookmarkEnd w:id="5"/>
    <w:p>
      <w:pPr>
        <w:pStyle w:val="84"/>
        <w:spacing w:line="380" w:lineRule="exact"/>
        <w:outlineLvl w:val="0"/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/>
        </w:rPr>
      </w:pPr>
      <w:bookmarkStart w:id="6" w:name="_Toc1615235180"/>
      <w:bookmarkStart w:id="7" w:name="_Toc457947125"/>
      <w:bookmarkStart w:id="8" w:name="_Toc457947004"/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SF与AF之间的消息</w:t>
      </w:r>
      <w:r>
        <w:rPr>
          <w:rFonts w:hint="eastAsia" w:ascii="Times New Roman" w:hAnsi="Times New Roman" w:cs="Times New Roman" w:eastAsiaTheme="majorEastAsia"/>
          <w:b/>
          <w:bCs/>
          <w:kern w:val="2"/>
          <w:sz w:val="24"/>
          <w:szCs w:val="24"/>
          <w:lang w:val="en-US" w:eastAsia="zh-CN"/>
        </w:rPr>
        <w:t>协议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栈</w:t>
      </w:r>
      <w:bookmarkEnd w:id="6"/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宋体" w:cs="宋体"/>
          <w:sz w:val="21"/>
          <w:szCs w:val="21"/>
          <w:lang w:eastAsia="zh-CN" w:bidi="ar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SF与A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接口的控制面传输协议栈为TCP/IP。</w:t>
      </w:r>
      <w:r>
        <w:rPr>
          <w:rFonts w:hint="eastAsia" w:ascii="Times New Roman"/>
          <w:lang w:eastAsia="zh-CN"/>
        </w:rPr>
        <w:t>A</w:t>
      </w:r>
      <w:r>
        <w:rPr>
          <w:rFonts w:ascii="Times New Roman"/>
          <w:lang w:eastAsia="zh-CN"/>
        </w:rPr>
        <w:t>F</w:t>
      </w:r>
      <w:r>
        <w:rPr>
          <w:rFonts w:hint="eastAsia" w:ascii="Times New Roman"/>
          <w:lang w:eastAsia="zh-CN"/>
        </w:rPr>
        <w:t>做TCP服务端，SF做TCP客户端。</w:t>
      </w:r>
    </w:p>
    <w:p>
      <w:pPr>
        <w:jc w:val="center"/>
        <w:rPr>
          <w:lang w:eastAsia="zh-CN" w:bidi="ar"/>
        </w:rPr>
      </w:pPr>
      <w:r>
        <w:rPr>
          <w:lang w:eastAsia="zh-CN"/>
        </w:rPr>
        <w:drawing>
          <wp:inline distT="0" distB="0" distL="0" distR="0">
            <wp:extent cx="3340735" cy="23228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232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宋体" w:cs="宋体"/>
          <w:sz w:val="21"/>
          <w:szCs w:val="21"/>
          <w:lang w:eastAsia="zh-CN" w:bidi="ar"/>
        </w:rPr>
      </w:pP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SF与A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接口的用户面传输协议栈为UDP/IP。</w:t>
      </w:r>
    </w:p>
    <w:p>
      <w:pPr>
        <w:jc w:val="center"/>
        <w:rPr>
          <w:lang w:eastAsia="zh-CN" w:bidi="ar"/>
        </w:rPr>
      </w:pPr>
      <w:r>
        <w:rPr>
          <w:lang w:eastAsia="zh-CN"/>
        </w:rPr>
        <w:drawing>
          <wp:inline distT="0" distB="0" distL="0" distR="0">
            <wp:extent cx="3340735" cy="22129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221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lang w:eastAsia="zh-CN" w:bidi="ar"/>
        </w:rPr>
        <w:t xml:space="preserve"> </w:t>
      </w:r>
    </w:p>
    <w:p>
      <w:pPr>
        <w:pStyle w:val="84"/>
        <w:keepNext/>
        <w:keepLines/>
        <w:spacing w:before="100" w:after="90" w:line="380" w:lineRule="exact"/>
        <w:ind w:left="340"/>
        <w:jc w:val="both"/>
        <w:outlineLvl w:val="0"/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</w:pPr>
      <w:bookmarkStart w:id="9" w:name="_Toc1804480066"/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SF与AF之间的消息定义</w:t>
      </w:r>
      <w:bookmarkEnd w:id="9"/>
    </w:p>
    <w:p>
      <w:pPr>
        <w:numPr>
          <w:ilvl w:val="1"/>
          <w:numId w:val="4"/>
        </w:numPr>
        <w:adjustRightInd w:val="0"/>
        <w:snapToGrid w:val="0"/>
        <w:spacing w:before="100" w:after="90" w:line="579" w:lineRule="auto"/>
        <w:ind w:left="340" w:hanging="170"/>
        <w:outlineLvl w:val="1"/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</w:pPr>
      <w:bookmarkStart w:id="10" w:name="_Toc244064888"/>
      <w:r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  <w:t>控制面</w:t>
      </w:r>
      <w:bookmarkEnd w:id="10"/>
    </w:p>
    <w:p>
      <w:pPr>
        <w:pStyle w:val="94"/>
        <w:numPr>
          <w:ilvl w:val="2"/>
          <w:numId w:val="5"/>
        </w:numPr>
        <w:adjustRightInd w:val="0"/>
        <w:snapToGrid w:val="0"/>
        <w:spacing w:before="120" w:after="120" w:line="360" w:lineRule="auto"/>
        <w:ind w:left="227" w:leftChars="0" w:firstLine="170"/>
        <w:rPr>
          <w:rFonts w:ascii="Times New Roman" w:hAnsi="Times New Roman"/>
        </w:rPr>
      </w:pPr>
      <w:bookmarkStart w:id="11" w:name="_Toc1972539499"/>
      <w:r>
        <w:rPr>
          <w:rFonts w:ascii="Times New Roman" w:hAnsi="Times New Roman"/>
        </w:rPr>
        <w:t>SF</w:t>
      </w:r>
      <w:r>
        <w:rPr>
          <w:rFonts w:hint="default" w:ascii="Times New Roman" w:hAnsi="Times New Roman"/>
        </w:rPr>
        <w:t>注册请求</w:t>
      </w:r>
      <w:r>
        <w:rPr>
          <w:rFonts w:ascii="Times New Roman" w:hAnsi="Times New Roman"/>
        </w:rPr>
        <w:t>/</w:t>
      </w:r>
      <w:r>
        <w:rPr>
          <w:rFonts w:hint="default" w:ascii="Times New Roman" w:hAnsi="Times New Roman"/>
        </w:rPr>
        <w:t>响应</w:t>
      </w:r>
      <w:bookmarkEnd w:id="11"/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SF向A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发出注册请求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方向：</w:t>
      </w:r>
      <w:r>
        <w:rPr>
          <w:rFonts w:ascii="Times New Roman" w:hAnsi="Times New Roman"/>
          <w:sz w:val="21"/>
          <w:szCs w:val="21"/>
          <w:lang w:eastAsia="zh-CN" w:bidi="ar"/>
        </w:rPr>
        <w:t>SF  ===&gt; AF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RegisterReq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327"/>
        <w:gridCol w:w="3109"/>
        <w:gridCol w:w="1733"/>
        <w:gridCol w:w="10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0" w:author="张宏涛" w:date="2024-08-05T09:17:16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1" w:author="张宏涛" w:date="2024-08-05T09:17:18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Sf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VenderName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String</w:t>
            </w:r>
          </w:p>
        </w:tc>
        <w:tc>
          <w:tcPr>
            <w:tcW w:w="1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厂商编号(最大长度10)</w:t>
            </w:r>
          </w:p>
        </w:tc>
        <w:tc>
          <w:tcPr>
            <w:tcW w:w="9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" w:author="张宏涛" w:date="2024-08-05T09:17:42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3" w:author="张宏涛" w:date="2024-08-05T10:14:0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4" w:author="张宏涛" w:date="2024-08-05T09:17:4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HuaWei、ZTE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SfDevId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32</w:t>
            </w:r>
          </w:p>
        </w:tc>
        <w:tc>
          <w:tcPr>
            <w:tcW w:w="1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感知功能S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网元编号。统一规划，全局唯一，通过配置设置。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32比特，最高位MSB为第31比特，最低位LSB为第0比特。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第31比特为保留位，置0；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第30比特到第24比特共7比特对应省级行政区编码；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第23比特到第16比特共8比特对应地级行政区编码；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第15比特到第12比特共4比特对应厂商编码；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第11比特到第2比特共10比特对应SF设备序号编码；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第1比特和第0比特为保留位，置0。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6"/>
                <w:szCs w:val="16"/>
                <w:shd w:val="clear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省级和地级行政区编码使用十进制数字编码，参考国家标准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6"/>
                <w:szCs w:val="16"/>
                <w:shd w:val="clear" w:fill="auto"/>
                <w:lang w:eastAsia="zh-CN"/>
              </w:rPr>
              <w:t>《中华人民共和国行政区划代码》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6"/>
                <w:szCs w:val="16"/>
                <w:shd w:val="clear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6"/>
                <w:szCs w:val="16"/>
                <w:shd w:val="clear"/>
                <w:lang w:val="en-US" w:eastAsia="zh-CN"/>
              </w:rPr>
              <w:t>该标准通过6位十进制阿拉伯数字规范省级、地级、县级行政区划编码，第一、第二位阿拉伯数字表示省级行政区划编码，第三、第四位阿拉伯数字表示地级行政区划编码。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6"/>
                <w:szCs w:val="16"/>
                <w:shd w:val="clear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6"/>
                <w:szCs w:val="16"/>
                <w:shd w:val="clear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6"/>
                <w:szCs w:val="16"/>
                <w:shd w:val="clear"/>
                <w:lang w:val="en-US" w:eastAsia="zh-CN"/>
              </w:rPr>
              <w:t>厂家编码使用十进制数字编码，对应关系使用厂商名字首字母序号先后顺序编码。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6"/>
                <w:szCs w:val="16"/>
                <w:shd w:val="clear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6"/>
                <w:szCs w:val="16"/>
                <w:shd w:val="clear"/>
                <w:lang w:val="en-US" w:eastAsia="zh-CN"/>
              </w:rPr>
              <w:t>SF序号使用十进制数字按需编码。</w:t>
            </w:r>
          </w:p>
        </w:tc>
        <w:tc>
          <w:tcPr>
            <w:tcW w:w="9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left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省级行政编码（十进制）</w:t>
            </w:r>
            <w:ins w:id="5" w:author="张宏涛" w:date="2024-08-05T10:14:1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示例</w:t>
              </w:r>
            </w:ins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：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北京：11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天津：12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河北：13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四川：51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地级行政编码（十进制）</w:t>
            </w:r>
            <w:ins w:id="6" w:author="张宏涛" w:date="2024-08-05T10:14:4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示例</w:t>
              </w:r>
            </w:ins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：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石家庄：01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唐山：02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衡水：11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厂家编码</w:t>
            </w:r>
            <w:ins w:id="7" w:author="张宏涛" w:date="2024-08-05T09:26:2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取值范围</w:t>
              </w:r>
            </w:ins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：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0：保留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1：Datang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2：Ericssion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3：Huawei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4：ZTE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SF序号</w:t>
            </w:r>
            <w:ins w:id="8" w:author="张宏涛" w:date="2024-08-05T09:26:3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取值范围</w:t>
              </w:r>
            </w:ins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：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0：集中部署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1-1000：项目级预留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保留位</w:t>
            </w:r>
            <w:ins w:id="9" w:author="张宏涛" w:date="2024-08-05T09:26:5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取值范围</w:t>
              </w:r>
            </w:ins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  <w:t>：置0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必选</w:t>
            </w:r>
          </w:p>
        </w:tc>
      </w:tr>
    </w:tbl>
    <w:p>
      <w:pPr>
        <w:pStyle w:val="23"/>
        <w:spacing w:beforeAutospacing="0" w:afterAutospacing="0"/>
        <w:ind w:firstLine="200"/>
        <w:rPr>
          <w:rFonts w:ascii="宋体" w:hAnsi="宋体" w:cs="宋体"/>
          <w:sz w:val="22"/>
        </w:rPr>
      </w:pPr>
      <w:r>
        <w:rPr>
          <w:rFonts w:hint="eastAsia" w:ascii="宋体" w:hAnsi="宋体" w:cs="宋体"/>
          <w:sz w:val="22"/>
          <w:lang w:bidi="ar"/>
        </w:rPr>
        <w:t xml:space="preserve"> 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向SF响应注册请求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方向：</w:t>
      </w:r>
      <w:r>
        <w:rPr>
          <w:rFonts w:ascii="Times New Roman" w:hAnsi="Times New Roman"/>
          <w:sz w:val="21"/>
          <w:szCs w:val="21"/>
          <w:lang w:eastAsia="zh-CN" w:bidi="ar"/>
        </w:rPr>
        <w:t>AF ===&gt; SF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RegisterResp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327"/>
        <w:gridCol w:w="3121"/>
        <w:gridCol w:w="1721"/>
        <w:gridCol w:w="10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10" w:author="张宏涛" w:date="2024-08-05T09:22:18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11" w:author="张宏涛" w:date="2024-08-05T09:22:19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bookmarkStart w:id="12" w:name="OLE_LINK2"/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fVenderName</w:t>
            </w:r>
            <w:bookmarkEnd w:id="12"/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String</w:t>
            </w:r>
          </w:p>
        </w:tc>
        <w:tc>
          <w:tcPr>
            <w:tcW w:w="1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厂商编号(最大长度10)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2" w:author="张宏涛" w:date="2024-08-05T17:02:18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13" w:author="张宏涛" w:date="2024-08-05T10:14:5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14" w:author="张宏涛" w:date="2024-08-05T09:22:3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LingYun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AfId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应用服务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网元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编号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。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不同的AF平台ID不同，全局唯一。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commentReference w:id="0"/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Result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Status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Uint8</w:t>
            </w:r>
          </w:p>
        </w:tc>
        <w:tc>
          <w:tcPr>
            <w:tcW w:w="1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结果状态，成功、失败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Style w:val="98"/>
              <w:ind w:firstLine="0" w:firstLineChars="0"/>
              <w:rPr>
                <w:ins w:id="15" w:author="张宏涛" w:date="2024-08-05T09:26:21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16" w:author="张宏涛" w:date="2024-08-05T09:26:2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0：S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uccess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1：Fail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F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ail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ureResaon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String</w:t>
            </w:r>
          </w:p>
        </w:tc>
        <w:tc>
          <w:tcPr>
            <w:tcW w:w="17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失败原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因（最大长度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128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）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可选</w:t>
            </w:r>
          </w:p>
        </w:tc>
      </w:tr>
    </w:tbl>
    <w:p>
      <w:pPr>
        <w:pStyle w:val="94"/>
        <w:numPr>
          <w:ilvl w:val="2"/>
          <w:numId w:val="5"/>
        </w:numPr>
        <w:adjustRightInd w:val="0"/>
        <w:snapToGrid w:val="0"/>
        <w:spacing w:before="120" w:after="120" w:line="360" w:lineRule="auto"/>
        <w:ind w:left="227" w:leftChars="0" w:firstLine="170"/>
        <w:rPr>
          <w:rFonts w:ascii="Times New Roman" w:hAnsi="Times New Roman"/>
        </w:rPr>
      </w:pPr>
      <w:r>
        <w:rPr>
          <w:rFonts w:ascii="Times New Roman" w:hAnsi="Times New Roman"/>
        </w:rPr>
        <w:t>感知</w:t>
      </w:r>
      <w:r>
        <w:rPr>
          <w:rFonts w:hint="default" w:ascii="Times New Roman" w:hAnsi="Times New Roman"/>
        </w:rPr>
        <w:t>能力</w:t>
      </w:r>
      <w:r>
        <w:rPr>
          <w:rFonts w:ascii="Times New Roman" w:hAnsi="Times New Roman"/>
        </w:rPr>
        <w:t>同步请求</w:t>
      </w:r>
      <w:r>
        <w:rPr>
          <w:rFonts w:hint="default" w:ascii="Times New Roman" w:hAnsi="Times New Roman"/>
        </w:rPr>
        <w:t>/完成</w:t>
      </w:r>
    </w:p>
    <w:p>
      <w:pPr>
        <w:pStyle w:val="43"/>
        <w:ind w:firstLine="420"/>
      </w:pPr>
      <w:r>
        <w:rPr>
          <w:rFonts w:hint="eastAsia"/>
        </w:rPr>
        <w:t>A</w:t>
      </w:r>
      <w:r>
        <w:t>F</w:t>
      </w:r>
      <w:r>
        <w:rPr>
          <w:rFonts w:hint="eastAsia"/>
        </w:rPr>
        <w:t>向SF发起感知能力同步请求</w:t>
      </w:r>
    </w:p>
    <w:p>
      <w:pPr>
        <w:pStyle w:val="43"/>
        <w:ind w:firstLine="420"/>
      </w:pPr>
      <w:r>
        <w:rPr>
          <w:rFonts w:hint="eastAsia" w:ascii="Times New Roman"/>
        </w:rPr>
        <w:t>方向：A</w:t>
      </w:r>
      <w:r>
        <w:rPr>
          <w:rFonts w:ascii="Times New Roman"/>
        </w:rPr>
        <w:t>F</w:t>
      </w:r>
      <w:r>
        <w:rPr>
          <w:rFonts w:hint="eastAsia" w:ascii="Times New Roman"/>
        </w:rPr>
        <w:t xml:space="preserve"> ===&gt; SF</w:t>
      </w:r>
    </w:p>
    <w:p>
      <w:pPr>
        <w:pStyle w:val="43"/>
        <w:ind w:firstLine="420"/>
      </w:pPr>
      <w:r>
        <w:rPr>
          <w:rFonts w:hint="eastAsia"/>
        </w:rPr>
        <w:t>SenseCapabilitySynReq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1259"/>
        <w:gridCol w:w="2900"/>
        <w:gridCol w:w="1779"/>
        <w:gridCol w:w="1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字段名称</w:t>
            </w:r>
          </w:p>
        </w:tc>
        <w:tc>
          <w:tcPr>
            <w:tcW w:w="1259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类型</w:t>
            </w:r>
          </w:p>
        </w:tc>
        <w:tc>
          <w:tcPr>
            <w:tcW w:w="2900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备注</w:t>
            </w:r>
          </w:p>
        </w:tc>
        <w:tc>
          <w:tcPr>
            <w:tcW w:w="1779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ins w:id="17" w:author="张宏涛" w:date="2024-08-05T09:25:24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18" w:author="张宏涛" w:date="2024-08-05T09:25:25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/</w:t>
              </w:r>
            </w:ins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示例</w:t>
            </w:r>
          </w:p>
        </w:tc>
        <w:tc>
          <w:tcPr>
            <w:tcW w:w="1020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fId</w:t>
            </w:r>
          </w:p>
        </w:tc>
        <w:tc>
          <w:tcPr>
            <w:tcW w:w="1259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32</w:t>
            </w:r>
          </w:p>
        </w:tc>
        <w:tc>
          <w:tcPr>
            <w:tcW w:w="290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应用服务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网元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编号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。不同的A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平台I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不同，全局唯一。</w:t>
            </w:r>
          </w:p>
        </w:tc>
        <w:tc>
          <w:tcPr>
            <w:tcW w:w="1779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02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TransactionID</w:t>
            </w:r>
          </w:p>
        </w:tc>
        <w:tc>
          <w:tcPr>
            <w:tcW w:w="1259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2900" w:type="dxa"/>
            <w:vAlign w:val="center"/>
          </w:tcPr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业务流程ID。发送方填写，用于标记一次业务交互流程。</w:t>
            </w:r>
          </w:p>
        </w:tc>
        <w:tc>
          <w:tcPr>
            <w:tcW w:w="1779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9" w:author="张宏涛" w:date="2024-08-05T17:02:23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20" w:author="张宏涛" w:date="2024-08-05T10:14:5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21" w:author="张宏涛" w:date="2024-08-05T09:25:1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655231</w:t>
            </w:r>
          </w:p>
        </w:tc>
        <w:tc>
          <w:tcPr>
            <w:tcW w:w="102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pStyle w:val="43"/>
        <w:ind w:firstLine="420"/>
      </w:pPr>
    </w:p>
    <w:p>
      <w:pPr>
        <w:pStyle w:val="43"/>
        <w:ind w:firstLine="420"/>
      </w:pPr>
      <w:r>
        <w:t>SF</w:t>
      </w:r>
      <w:r>
        <w:rPr>
          <w:rFonts w:hint="eastAsia"/>
        </w:rPr>
        <w:t>向A</w:t>
      </w:r>
      <w:r>
        <w:t>F发送</w:t>
      </w:r>
      <w:r>
        <w:rPr>
          <w:rFonts w:hint="eastAsia"/>
        </w:rPr>
        <w:t>感知能力同步完成</w:t>
      </w:r>
    </w:p>
    <w:p>
      <w:pPr>
        <w:pStyle w:val="43"/>
        <w:ind w:firstLine="420"/>
      </w:pPr>
      <w:r>
        <w:rPr>
          <w:rFonts w:hint="eastAsia" w:ascii="Times New Roman"/>
        </w:rPr>
        <w:t>方向：SF ===&gt; A</w:t>
      </w:r>
      <w:r>
        <w:rPr>
          <w:rFonts w:ascii="Times New Roman"/>
        </w:rPr>
        <w:t>F</w:t>
      </w:r>
    </w:p>
    <w:p>
      <w:pPr>
        <w:pStyle w:val="43"/>
        <w:ind w:firstLine="420"/>
      </w:pPr>
      <w:r>
        <w:rPr>
          <w:rFonts w:hint="eastAsia"/>
        </w:rPr>
        <w:t>SenseCapabilitySynComplete</w:t>
      </w:r>
    </w:p>
    <w:tbl>
      <w:tblPr>
        <w:tblStyle w:val="26"/>
        <w:tblW w:w="88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1206"/>
        <w:gridCol w:w="2668"/>
        <w:gridCol w:w="1709"/>
        <w:gridCol w:w="10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字段名称</w:t>
            </w:r>
          </w:p>
        </w:tc>
        <w:tc>
          <w:tcPr>
            <w:tcW w:w="1206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类型</w:t>
            </w:r>
          </w:p>
        </w:tc>
        <w:tc>
          <w:tcPr>
            <w:tcW w:w="2668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备注</w:t>
            </w:r>
          </w:p>
        </w:tc>
        <w:tc>
          <w:tcPr>
            <w:tcW w:w="1709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ins w:id="22" w:author="张宏涛" w:date="2024-08-05T09:25:47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23" w:author="张宏涛" w:date="2024-08-05T09:25:48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/</w:t>
              </w:r>
            </w:ins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示例</w:t>
            </w:r>
          </w:p>
        </w:tc>
        <w:tc>
          <w:tcPr>
            <w:tcW w:w="1008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SfDevId</w:t>
            </w:r>
          </w:p>
        </w:tc>
        <w:tc>
          <w:tcPr>
            <w:tcW w:w="1206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32</w:t>
            </w:r>
          </w:p>
        </w:tc>
        <w:tc>
          <w:tcPr>
            <w:tcW w:w="2668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感知功能S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网元编号。统一规划，全局唯一，通过配置设置。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参考3.1.1中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SfDevId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定义。</w:t>
            </w:r>
          </w:p>
        </w:tc>
        <w:tc>
          <w:tcPr>
            <w:tcW w:w="1709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008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TransactionID</w:t>
            </w:r>
          </w:p>
        </w:tc>
        <w:tc>
          <w:tcPr>
            <w:tcW w:w="1206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2668" w:type="dxa"/>
            <w:vAlign w:val="center"/>
          </w:tcPr>
          <w:p>
            <w:pPr>
              <w:pStyle w:val="43"/>
              <w:ind w:firstLine="0" w:firstLineChars="0"/>
              <w:rPr>
                <w:rFonts w:ascii="微软雅黑" w:hAnsi="微软雅黑" w:eastAsia="微软雅黑" w:cs="微软雅黑"/>
                <w:bCs/>
                <w:color w:val="FF0000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业务流程ID。同对应的感知能力同步请求消息保持一致。</w:t>
            </w:r>
          </w:p>
        </w:tc>
        <w:tc>
          <w:tcPr>
            <w:tcW w:w="1709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4" w:author="张宏涛" w:date="2024-08-05T17:02:25Z"/>
                <w:rFonts w:hint="eastAsia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25" w:author="张宏涛" w:date="2024-08-05T10:14:54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示例</w:t>
              </w:r>
            </w:ins>
            <w:ins w:id="26" w:author="张宏涛" w:date="2024-08-05T09:26:01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655231</w:t>
            </w:r>
          </w:p>
        </w:tc>
        <w:tc>
          <w:tcPr>
            <w:tcW w:w="1008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Result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Status</w:t>
            </w:r>
          </w:p>
        </w:tc>
        <w:tc>
          <w:tcPr>
            <w:tcW w:w="1206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Uint8</w:t>
            </w:r>
          </w:p>
        </w:tc>
        <w:tc>
          <w:tcPr>
            <w:tcW w:w="2668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结果状态，成功、失败</w:t>
            </w:r>
          </w:p>
        </w:tc>
        <w:tc>
          <w:tcPr>
            <w:tcW w:w="1709" w:type="dxa"/>
          </w:tcPr>
          <w:p>
            <w:pPr>
              <w:pStyle w:val="98"/>
              <w:ind w:firstLine="0" w:firstLineChars="0"/>
              <w:rPr>
                <w:ins w:id="27" w:author="张宏涛" w:date="2024-08-05T09:26:08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28" w:author="张宏涛" w:date="2024-08-05T09:26:0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29" w:author="张宏涛" w:date="2024-08-05T09:26:0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0：S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uccess</w:t>
            </w:r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1：Fail</w:t>
            </w:r>
          </w:p>
        </w:tc>
        <w:tc>
          <w:tcPr>
            <w:tcW w:w="1008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F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ail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ureResaon</w:t>
            </w:r>
          </w:p>
        </w:tc>
        <w:tc>
          <w:tcPr>
            <w:tcW w:w="1206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String</w:t>
            </w:r>
          </w:p>
        </w:tc>
        <w:tc>
          <w:tcPr>
            <w:tcW w:w="2668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失败原因（最大长度3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0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）</w:t>
            </w:r>
          </w:p>
        </w:tc>
        <w:tc>
          <w:tcPr>
            <w:tcW w:w="1709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008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可选</w:t>
            </w:r>
          </w:p>
        </w:tc>
      </w:tr>
    </w:tbl>
    <w:p>
      <w:pPr>
        <w:pStyle w:val="43"/>
        <w:ind w:firstLine="420"/>
      </w:pPr>
    </w:p>
    <w:p>
      <w:pPr>
        <w:autoSpaceDE w:val="0"/>
        <w:autoSpaceDN w:val="0"/>
        <w:adjustRightInd w:val="0"/>
        <w:jc w:val="both"/>
        <w:textAlignment w:val="baseline"/>
        <w:rPr>
          <w:rFonts w:ascii="Times New Roman" w:hAnsi="华文仿宋"/>
          <w:sz w:val="21"/>
          <w:szCs w:val="21"/>
          <w:lang w:eastAsia="zh-CN" w:bidi="ar"/>
        </w:rPr>
      </w:pPr>
    </w:p>
    <w:p>
      <w:pPr>
        <w:pStyle w:val="94"/>
        <w:numPr>
          <w:ilvl w:val="2"/>
          <w:numId w:val="5"/>
        </w:numPr>
        <w:adjustRightInd w:val="0"/>
        <w:snapToGrid w:val="0"/>
        <w:spacing w:before="120" w:after="120" w:line="360" w:lineRule="auto"/>
        <w:ind w:left="227" w:leftChars="0" w:firstLine="170"/>
        <w:rPr>
          <w:rFonts w:ascii="Times New Roman" w:hAnsi="Times New Roman"/>
        </w:rPr>
      </w:pPr>
      <w:bookmarkStart w:id="13" w:name="_Toc773351810"/>
      <w:r>
        <w:rPr>
          <w:rFonts w:hint="default" w:ascii="Times New Roman" w:hAnsi="Times New Roman"/>
        </w:rPr>
        <w:t>感知能力上报</w:t>
      </w:r>
      <w:bookmarkEnd w:id="13"/>
      <w:r>
        <w:rPr>
          <w:rFonts w:hint="default" w:ascii="Times New Roman" w:hAnsi="Times New Roman"/>
        </w:rPr>
        <w:t>/确认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SF根据基站侧上报的能力与构建的覆盖栅格能力，通知A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区域检测范围与能力。在如下两种场景下SF需要发送感知能力上报消息：1）SF收到A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ascii="Times New Roman" w:hAnsi="Times New Roman"/>
          <w:lang w:eastAsia="zh-CN"/>
        </w:rPr>
        <w:t>感知</w:t>
      </w:r>
      <w:r>
        <w:rPr>
          <w:rFonts w:hint="eastAsia" w:ascii="Times New Roman" w:hAnsi="Times New Roman"/>
          <w:lang w:eastAsia="zh-CN"/>
        </w:rPr>
        <w:t>能力</w:t>
      </w:r>
      <w:r>
        <w:rPr>
          <w:rFonts w:ascii="Times New Roman" w:hAnsi="Times New Roman"/>
          <w:lang w:eastAsia="zh-CN"/>
        </w:rPr>
        <w:t>同步请求</w:t>
      </w:r>
      <w:r>
        <w:rPr>
          <w:rFonts w:hint="eastAsia" w:ascii="宋体" w:hAnsi="宋体" w:cs="宋体"/>
          <w:sz w:val="21"/>
          <w:szCs w:val="21"/>
          <w:lang w:eastAsia="zh-CN" w:bidi="ar"/>
        </w:rPr>
        <w:t>。2）SF下的感知小区能力发生变更时。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Times New Roman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方向：</w:t>
      </w:r>
      <w:r>
        <w:rPr>
          <w:rFonts w:ascii="Times New Roman" w:hAnsi="Times New Roman"/>
          <w:sz w:val="21"/>
          <w:szCs w:val="21"/>
          <w:lang w:eastAsia="zh-CN" w:bidi="ar"/>
        </w:rPr>
        <w:t>SF  ===&gt; AF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Times New Roman" w:hAnsi="华文仿宋"/>
          <w:sz w:val="21"/>
          <w:szCs w:val="21"/>
        </w:rPr>
      </w:pPr>
      <w:r>
        <w:rPr>
          <w:rFonts w:ascii="Times New Roman" w:hAnsi="Times New Roman"/>
          <w:sz w:val="21"/>
          <w:szCs w:val="21"/>
          <w:lang w:eastAsia="zh-CN" w:bidi="ar"/>
        </w:rPr>
        <w:t>SenseCapabilityInd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84"/>
        <w:gridCol w:w="3175"/>
        <w:gridCol w:w="1684"/>
        <w:gridCol w:w="10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30" w:author="张宏涛" w:date="2024-08-05T09:27:41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SfDevId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感知功能S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网元编号。统一规划，全局唯一，通过配置设置。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参考3.1.1中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SfDevId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定义。</w:t>
            </w:r>
          </w:p>
        </w:tc>
        <w:tc>
          <w:tcPr>
            <w:tcW w:w="9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TransactionID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业务流程ID。发送方填写，用于标记一次业务交互流程。</w:t>
            </w:r>
          </w:p>
        </w:tc>
        <w:tc>
          <w:tcPr>
            <w:tcW w:w="9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1" w:author="张宏涛" w:date="2024-08-05T17:02:27Z"/>
                <w:rFonts w:hint="eastAsia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32" w:author="张宏涛" w:date="2024-08-05T10:14:55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示例</w:t>
              </w:r>
            </w:ins>
            <w:ins w:id="33" w:author="张宏涛" w:date="2024-08-05T09:27:50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655231</w:t>
            </w:r>
          </w:p>
        </w:tc>
        <w:tc>
          <w:tcPr>
            <w:tcW w:w="5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GridShape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SpatialCuboid</w:t>
            </w:r>
          </w:p>
        </w:tc>
        <w:tc>
          <w:tcPr>
            <w:tcW w:w="1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空间栅格长方体。根据场景来区分栅格长方体形状，低空与海洋对栅格长方体诉求不同。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栅格基于空间地理位置统一进行规划，和感知小区AAU的具体位置/方向无关。</w:t>
            </w:r>
          </w:p>
        </w:tc>
        <w:tc>
          <w:tcPr>
            <w:tcW w:w="9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举例：</w:t>
            </w:r>
          </w:p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低空30*30*30(米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)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，250*250*150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(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米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)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;</w:t>
            </w:r>
          </w:p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海洋100*100*20(米）</w:t>
            </w:r>
          </w:p>
        </w:tc>
        <w:tc>
          <w:tcPr>
            <w:tcW w:w="5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GridOperateNum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Uint8</w:t>
            </w:r>
          </w:p>
        </w:tc>
        <w:tc>
          <w:tcPr>
            <w:tcW w:w="1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栅格操作集合数</w:t>
            </w:r>
          </w:p>
        </w:tc>
        <w:tc>
          <w:tcPr>
            <w:tcW w:w="9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</w:p>
        </w:tc>
        <w:tc>
          <w:tcPr>
            <w:tcW w:w="5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GridOperate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List</w:t>
            </w:r>
          </w:p>
        </w:tc>
        <w:tc>
          <w:tcPr>
            <w:tcW w:w="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Operate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bidi="ar"/>
              </w:rPr>
              <w:t>Grid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&gt;</w:t>
            </w:r>
          </w:p>
        </w:tc>
        <w:tc>
          <w:tcPr>
            <w:tcW w:w="1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栅格操作集合列表</w:t>
            </w:r>
          </w:p>
        </w:tc>
        <w:tc>
          <w:tcPr>
            <w:tcW w:w="9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</w:p>
        </w:tc>
        <w:tc>
          <w:tcPr>
            <w:tcW w:w="5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必选</w:t>
            </w:r>
          </w:p>
        </w:tc>
      </w:tr>
    </w:tbl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Times New Roman" w:hAnsi="华文仿宋"/>
          <w:sz w:val="21"/>
          <w:szCs w:val="21"/>
        </w:rPr>
      </w:pPr>
      <w:r>
        <w:rPr>
          <w:rFonts w:ascii="Times New Roman" w:hAnsi="华文仿宋"/>
          <w:sz w:val="21"/>
          <w:szCs w:val="21"/>
          <w:lang w:eastAsia="zh-CN" w:bidi="ar"/>
        </w:rPr>
        <w:t xml:space="preserve"> 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Times New Roman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复合类型</w:t>
      </w:r>
      <w:r>
        <w:rPr>
          <w:rFonts w:ascii="微软雅黑" w:hAnsi="微软雅黑" w:eastAsia="微软雅黑" w:cs="微软雅黑"/>
          <w:sz w:val="16"/>
          <w:szCs w:val="16"/>
          <w:lang w:eastAsia="zh-CN" w:bidi="ar"/>
        </w:rPr>
        <w:t>SpatialCuboid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1330"/>
        <w:gridCol w:w="3121"/>
        <w:gridCol w:w="1720"/>
        <w:gridCol w:w="10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34" w:author="张宏涛" w:date="2024-08-05T10:01:41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long</w:t>
            </w:r>
          </w:p>
        </w:tc>
        <w:tc>
          <w:tcPr>
            <w:tcW w:w="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空间栅格长方体长度，单位米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width</w:t>
            </w:r>
          </w:p>
        </w:tc>
        <w:tc>
          <w:tcPr>
            <w:tcW w:w="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空间栅格长方体宽度，单位米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height</w:t>
            </w:r>
          </w:p>
        </w:tc>
        <w:tc>
          <w:tcPr>
            <w:tcW w:w="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空间栅格长方体高度，单位米</w:t>
            </w:r>
          </w:p>
        </w:tc>
        <w:tc>
          <w:tcPr>
            <w:tcW w:w="9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Times New Roman" w:hAnsi="华文仿宋"/>
          <w:sz w:val="21"/>
          <w:szCs w:val="21"/>
          <w:lang w:eastAsia="zh-CN" w:bidi="ar"/>
        </w:rPr>
      </w:pPr>
    </w:p>
    <w:p>
      <w:pPr>
        <w:pStyle w:val="98"/>
        <w:rPr>
          <w:rFonts w:ascii="Times New Roman"/>
        </w:rPr>
      </w:pPr>
      <w:r>
        <w:rPr>
          <w:rFonts w:hint="eastAsia" w:ascii="Times New Roman"/>
        </w:rPr>
        <w:t>复合类型</w:t>
      </w:r>
      <w:r>
        <w:rPr>
          <w:rFonts w:ascii="Times New Roman"/>
        </w:rPr>
        <w:t>OperateGrid</w:t>
      </w:r>
    </w:p>
    <w:tbl>
      <w:tblPr>
        <w:tblStyle w:val="26"/>
        <w:tblW w:w="88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1332"/>
        <w:gridCol w:w="3120"/>
        <w:gridCol w:w="1716"/>
        <w:gridCol w:w="10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字段名称</w:t>
            </w:r>
          </w:p>
        </w:tc>
        <w:tc>
          <w:tcPr>
            <w:tcW w:w="1332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类型</w:t>
            </w:r>
          </w:p>
        </w:tc>
        <w:tc>
          <w:tcPr>
            <w:tcW w:w="3120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备注</w:t>
            </w:r>
          </w:p>
        </w:tc>
        <w:tc>
          <w:tcPr>
            <w:tcW w:w="1716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ins w:id="35" w:author="张宏涛" w:date="2024-08-05T10:01:45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示例</w:t>
            </w:r>
          </w:p>
        </w:tc>
        <w:tc>
          <w:tcPr>
            <w:tcW w:w="1032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G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r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idCmd</w:t>
            </w:r>
          </w:p>
        </w:tc>
        <w:tc>
          <w:tcPr>
            <w:tcW w:w="1332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8</w:t>
            </w:r>
          </w:p>
        </w:tc>
        <w:tc>
          <w:tcPr>
            <w:tcW w:w="3120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栅格命令（新增、修改、删除）。该参数在能力上报时为新增，在能力变更时为修改或者删除。</w:t>
            </w:r>
          </w:p>
        </w:tc>
        <w:tc>
          <w:tcPr>
            <w:tcW w:w="1716" w:type="dxa"/>
            <w:vAlign w:val="center"/>
          </w:tcPr>
          <w:p>
            <w:pPr>
              <w:pStyle w:val="98"/>
              <w:ind w:firstLine="0" w:firstLineChars="0"/>
              <w:rPr>
                <w:ins w:id="36" w:author="张宏涛" w:date="2024-08-05T10:02:01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37" w:author="张宏涛" w:date="2024-08-05T10:02:0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38" w:author="张宏涛" w:date="2024-08-05T10:02:0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0：新增</w:t>
            </w:r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1：修改</w:t>
            </w:r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2：删除</w:t>
            </w:r>
          </w:p>
        </w:tc>
        <w:tc>
          <w:tcPr>
            <w:tcW w:w="1032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Sense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Scenario</w:t>
            </w:r>
          </w:p>
        </w:tc>
        <w:tc>
          <w:tcPr>
            <w:tcW w:w="1332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8</w:t>
            </w:r>
          </w:p>
        </w:tc>
        <w:tc>
          <w:tcPr>
            <w:tcW w:w="3120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感知场景，包含低空/海洋/航道/地空一体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四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种感知场景</w:t>
            </w:r>
          </w:p>
        </w:tc>
        <w:tc>
          <w:tcPr>
            <w:tcW w:w="1716" w:type="dxa"/>
            <w:vAlign w:val="center"/>
          </w:tcPr>
          <w:p>
            <w:pPr>
              <w:pStyle w:val="98"/>
              <w:ind w:firstLine="0" w:firstLineChars="0"/>
              <w:rPr>
                <w:ins w:id="39" w:author="张宏涛" w:date="2024-08-05T10:02:12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0" w:author="张宏涛" w:date="2024-08-05T10:02:1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41" w:author="张宏涛" w:date="2024-08-05T10:02:1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0：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Low-Altitude</w:t>
            </w:r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Sea-Area</w:t>
            </w:r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、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Waterway</w:t>
            </w:r>
          </w:p>
          <w:p>
            <w:pPr>
              <w:pStyle w:val="98"/>
              <w:ind w:firstLine="0" w:firstLineChars="0"/>
              <w:jc w:val="left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3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、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G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round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 xml:space="preserve"> and Low-Altitude</w:t>
            </w:r>
          </w:p>
        </w:tc>
        <w:tc>
          <w:tcPr>
            <w:tcW w:w="1032" w:type="dxa"/>
            <w:vAlign w:val="center"/>
          </w:tcPr>
          <w:p>
            <w:pPr>
              <w:rPr>
                <w:rFonts w:ascii="微软雅黑" w:hAnsi="微软雅黑" w:eastAsia="微软雅黑" w:cs="微软雅黑"/>
                <w:bCs/>
                <w:color w:val="C00000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RefreshingRate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Num</w:t>
            </w:r>
          </w:p>
        </w:tc>
        <w:tc>
          <w:tcPr>
            <w:tcW w:w="1332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8</w:t>
            </w:r>
          </w:p>
        </w:tc>
        <w:tc>
          <w:tcPr>
            <w:tcW w:w="3120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刷新率数目</w:t>
            </w:r>
          </w:p>
        </w:tc>
        <w:tc>
          <w:tcPr>
            <w:tcW w:w="1716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</w:p>
        </w:tc>
        <w:tc>
          <w:tcPr>
            <w:tcW w:w="1032" w:type="dxa"/>
            <w:vAlign w:val="center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RefreshingRate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List</w:t>
            </w:r>
          </w:p>
        </w:tc>
        <w:tc>
          <w:tcPr>
            <w:tcW w:w="1332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L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ist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&lt;Uint32&gt;</w:t>
            </w:r>
          </w:p>
        </w:tc>
        <w:tc>
          <w:tcPr>
            <w:tcW w:w="3120" w:type="dxa"/>
            <w:vAlign w:val="center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刷新间隔能力组合，</w:t>
            </w:r>
            <w:del w:id="42" w:author="ZTE_WuFan" w:date="2024-08-01T19:11:08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bidi="ar"/>
                </w:rPr>
                <w:delText>枚举类型，</w:delText>
              </w:r>
            </w:del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单位毫秒。其中上报List中第一个值为缺省值。</w:t>
            </w:r>
          </w:p>
        </w:tc>
        <w:tc>
          <w:tcPr>
            <w:tcW w:w="1716" w:type="dxa"/>
            <w:vAlign w:val="center"/>
          </w:tcPr>
          <w:p>
            <w:pPr>
              <w:pStyle w:val="98"/>
              <w:ind w:firstLine="0" w:firstLineChars="0"/>
              <w:rPr>
                <w:ins w:id="43" w:author="ZTE_WuFan" w:date="2024-08-01T19:11:12Z"/>
                <w:rFonts w:hint="eastAsia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44" w:author="ZTE_WuFan" w:date="2024-08-01T19:11:16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举例</w:t>
              </w:r>
            </w:ins>
            <w:ins w:id="45" w:author="ZTE_WuFan" w:date="2024-08-01T19:11:17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Index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0:200</w:t>
            </w:r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Index1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:500</w:t>
            </w:r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Index2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:1000</w:t>
            </w:r>
          </w:p>
        </w:tc>
        <w:tc>
          <w:tcPr>
            <w:tcW w:w="1032" w:type="dxa"/>
            <w:vAlign w:val="center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GridCapability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Num</w:t>
            </w:r>
          </w:p>
        </w:tc>
        <w:tc>
          <w:tcPr>
            <w:tcW w:w="1332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int32</w:t>
            </w:r>
          </w:p>
        </w:tc>
        <w:tc>
          <w:tcPr>
            <w:tcW w:w="312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栅格能力数</w:t>
            </w:r>
          </w:p>
        </w:tc>
        <w:tc>
          <w:tcPr>
            <w:tcW w:w="1716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</w:p>
        </w:tc>
        <w:tc>
          <w:tcPr>
            <w:tcW w:w="1032" w:type="dxa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GridCapability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List</w:t>
            </w:r>
          </w:p>
        </w:tc>
        <w:tc>
          <w:tcPr>
            <w:tcW w:w="1332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bidi="ar"/>
              </w:rPr>
              <w:t>Grid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&gt;</w:t>
            </w:r>
          </w:p>
        </w:tc>
        <w:tc>
          <w:tcPr>
            <w:tcW w:w="312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 xml:space="preserve">栅格能力集合 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716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</w:p>
        </w:tc>
        <w:tc>
          <w:tcPr>
            <w:tcW w:w="1032" w:type="dxa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必选</w:t>
            </w:r>
          </w:p>
        </w:tc>
      </w:tr>
    </w:tbl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Times New Roman" w:hAnsi="华文仿宋"/>
          <w:sz w:val="21"/>
          <w:szCs w:val="21"/>
        </w:rPr>
      </w:pP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Times New Roman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复合类型</w:t>
      </w:r>
      <w:r>
        <w:rPr>
          <w:rFonts w:ascii="Times New Roman" w:hAnsi="华文仿宋"/>
          <w:sz w:val="21"/>
          <w:szCs w:val="21"/>
          <w:lang w:eastAsia="zh-CN" w:bidi="ar"/>
        </w:rPr>
        <w:t>Grid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302"/>
        <w:gridCol w:w="3131"/>
        <w:gridCol w:w="1707"/>
        <w:gridCol w:w="1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46" w:author="张宏涛" w:date="2024-08-05T10:02:39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GridID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Uint64</w:t>
            </w:r>
          </w:p>
        </w:tc>
        <w:tc>
          <w:tcPr>
            <w:tcW w:w="1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栅格ID，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栅格定义为一个长方体空间体，其边线与经纬线平行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7" w:author="张宏涛" w:date="2024-08-05T17:02:33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8" w:author="张宏涛" w:date="2024-08-05T10:15:0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49" w:author="张宏涛" w:date="2024-08-05T10:02:2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123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GridCenterPos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Position</w:t>
            </w:r>
          </w:p>
        </w:tc>
        <w:tc>
          <w:tcPr>
            <w:tcW w:w="1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空间长方体栅格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中心经纬度及海拔高度，在新增栅格场景下为必选，在修改和删除场景下为可选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/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可选</w:t>
            </w:r>
          </w:p>
        </w:tc>
      </w:tr>
    </w:tbl>
    <w:p>
      <w:pPr>
        <w:autoSpaceDE w:val="0"/>
        <w:autoSpaceDN w:val="0"/>
        <w:adjustRightInd w:val="0"/>
        <w:jc w:val="both"/>
        <w:textAlignment w:val="baseline"/>
        <w:rPr>
          <w:rFonts w:ascii="Times New Roman" w:hAnsi="华文仿宋"/>
          <w:sz w:val="21"/>
          <w:szCs w:val="21"/>
          <w:lang w:eastAsia="zh-CN" w:bidi="ar"/>
        </w:rPr>
      </w:pPr>
      <w:r>
        <w:rPr>
          <w:rFonts w:ascii="Times New Roman" w:hAnsi="华文仿宋"/>
          <w:sz w:val="21"/>
          <w:szCs w:val="21"/>
          <w:lang w:eastAsia="zh-CN" w:bidi="ar"/>
        </w:rPr>
        <w:t xml:space="preserve"> </w:t>
      </w:r>
    </w:p>
    <w:p>
      <w:pPr>
        <w:pStyle w:val="43"/>
        <w:ind w:firstLine="420"/>
      </w:pPr>
      <w:r>
        <w:rPr>
          <w:rFonts w:hint="eastAsia"/>
        </w:rPr>
        <w:t>A</w:t>
      </w:r>
      <w:r>
        <w:t>F</w:t>
      </w:r>
      <w:r>
        <w:rPr>
          <w:rFonts w:hint="eastAsia"/>
        </w:rPr>
        <w:t>向S</w:t>
      </w:r>
      <w:r>
        <w:t>F回复上报确认</w:t>
      </w:r>
    </w:p>
    <w:p>
      <w:pPr>
        <w:pStyle w:val="43"/>
        <w:ind w:firstLine="420"/>
        <w:rPr>
          <w:rFonts w:ascii="Times New Roman"/>
        </w:rPr>
      </w:pPr>
      <w:r>
        <w:rPr>
          <w:rFonts w:hint="eastAsia" w:ascii="Times New Roman"/>
        </w:rPr>
        <w:t>方向：A</w:t>
      </w:r>
      <w:r>
        <w:rPr>
          <w:rFonts w:ascii="Times New Roman"/>
        </w:rPr>
        <w:t>F</w:t>
      </w:r>
      <w:r>
        <w:rPr>
          <w:rFonts w:hint="eastAsia" w:ascii="Times New Roman"/>
        </w:rPr>
        <w:t xml:space="preserve"> ===&gt; SF</w:t>
      </w:r>
    </w:p>
    <w:p>
      <w:pPr>
        <w:pStyle w:val="98"/>
      </w:pPr>
      <w:r>
        <w:rPr>
          <w:rFonts w:hint="eastAsia" w:ascii="Times New Roman"/>
        </w:rPr>
        <w:t>SenseCapabilityConf</w:t>
      </w:r>
    </w:p>
    <w:tbl>
      <w:tblPr>
        <w:tblStyle w:val="26"/>
        <w:tblW w:w="88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320"/>
        <w:gridCol w:w="3139"/>
        <w:gridCol w:w="1553"/>
        <w:gridCol w:w="11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字段名称</w:t>
            </w:r>
          </w:p>
        </w:tc>
        <w:tc>
          <w:tcPr>
            <w:tcW w:w="1320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类型</w:t>
            </w:r>
          </w:p>
        </w:tc>
        <w:tc>
          <w:tcPr>
            <w:tcW w:w="3139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备注</w:t>
            </w:r>
          </w:p>
        </w:tc>
        <w:tc>
          <w:tcPr>
            <w:tcW w:w="1553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ins w:id="50" w:author="张宏涛" w:date="2024-08-05T10:02:42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示例</w:t>
            </w:r>
          </w:p>
        </w:tc>
        <w:tc>
          <w:tcPr>
            <w:tcW w:w="1164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Id</w:t>
            </w:r>
          </w:p>
        </w:tc>
        <w:tc>
          <w:tcPr>
            <w:tcW w:w="132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32</w:t>
            </w:r>
          </w:p>
        </w:tc>
        <w:tc>
          <w:tcPr>
            <w:tcW w:w="3139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应用服务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网元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编号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。不同的A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平台I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不同，全局唯一。</w:t>
            </w:r>
          </w:p>
        </w:tc>
        <w:tc>
          <w:tcPr>
            <w:tcW w:w="1553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164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TransactionID</w:t>
            </w:r>
          </w:p>
        </w:tc>
        <w:tc>
          <w:tcPr>
            <w:tcW w:w="1320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3139" w:type="dxa"/>
            <w:vAlign w:val="center"/>
          </w:tcPr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业务流程ID。同对应的感知能力上报消息保持一致。</w:t>
            </w:r>
          </w:p>
        </w:tc>
        <w:tc>
          <w:tcPr>
            <w:tcW w:w="1553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1" w:author="张宏涛" w:date="2024-08-05T17:02:35Z"/>
                <w:rFonts w:hint="eastAsia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52" w:author="张宏涛" w:date="2024-08-05T10:15:06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示例</w:t>
              </w:r>
            </w:ins>
            <w:ins w:id="53" w:author="张宏涛" w:date="2024-08-05T10:03:14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655231</w:t>
            </w:r>
          </w:p>
        </w:tc>
        <w:tc>
          <w:tcPr>
            <w:tcW w:w="1164" w:type="dxa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Result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Status</w:t>
            </w:r>
          </w:p>
        </w:tc>
        <w:tc>
          <w:tcPr>
            <w:tcW w:w="132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8</w:t>
            </w:r>
          </w:p>
        </w:tc>
        <w:tc>
          <w:tcPr>
            <w:tcW w:w="3139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结果状态，成功、失败</w:t>
            </w:r>
          </w:p>
        </w:tc>
        <w:tc>
          <w:tcPr>
            <w:tcW w:w="1553" w:type="dxa"/>
          </w:tcPr>
          <w:p>
            <w:pPr>
              <w:pStyle w:val="98"/>
              <w:ind w:firstLine="0" w:firstLineChars="0"/>
              <w:rPr>
                <w:ins w:id="54" w:author="张宏涛" w:date="2024-08-05T10:03:25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5" w:author="张宏涛" w:date="2024-08-05T10:03:2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56" w:author="张宏涛" w:date="2024-08-05T10:03:2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0：S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uccess</w:t>
            </w:r>
          </w:p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1：Fail</w:t>
            </w:r>
          </w:p>
        </w:tc>
        <w:tc>
          <w:tcPr>
            <w:tcW w:w="1164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F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ail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ureResaon</w:t>
            </w:r>
          </w:p>
        </w:tc>
        <w:tc>
          <w:tcPr>
            <w:tcW w:w="1320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String</w:t>
            </w:r>
          </w:p>
        </w:tc>
        <w:tc>
          <w:tcPr>
            <w:tcW w:w="3139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失败原因（最大长度3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0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）</w:t>
            </w:r>
          </w:p>
        </w:tc>
        <w:tc>
          <w:tcPr>
            <w:tcW w:w="1553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164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可选</w:t>
            </w:r>
          </w:p>
        </w:tc>
      </w:tr>
    </w:tbl>
    <w:p>
      <w:pPr>
        <w:pStyle w:val="43"/>
        <w:ind w:firstLine="420"/>
      </w:pPr>
    </w:p>
    <w:p>
      <w:pPr>
        <w:autoSpaceDE w:val="0"/>
        <w:autoSpaceDN w:val="0"/>
        <w:adjustRightInd w:val="0"/>
        <w:jc w:val="both"/>
        <w:textAlignment w:val="baseline"/>
        <w:rPr>
          <w:rFonts w:ascii="Times New Roman" w:hAnsi="华文仿宋"/>
          <w:sz w:val="21"/>
          <w:szCs w:val="21"/>
          <w:lang w:eastAsia="zh-CN" w:bidi="ar"/>
        </w:rPr>
      </w:pPr>
    </w:p>
    <w:p>
      <w:pPr>
        <w:pStyle w:val="94"/>
        <w:numPr>
          <w:ilvl w:val="2"/>
          <w:numId w:val="5"/>
        </w:numPr>
        <w:adjustRightInd w:val="0"/>
        <w:snapToGrid w:val="0"/>
        <w:spacing w:before="120" w:after="120" w:line="360" w:lineRule="auto"/>
        <w:ind w:left="227" w:leftChars="0" w:firstLine="170"/>
        <w:rPr>
          <w:rFonts w:ascii="Times New Roman" w:hAnsi="Times New Roman"/>
        </w:rPr>
      </w:pPr>
      <w:bookmarkStart w:id="14" w:name="_Toc733374353"/>
      <w:r>
        <w:rPr>
          <w:rFonts w:hint="default" w:ascii="Times New Roman" w:hAnsi="Times New Roman"/>
        </w:rPr>
        <w:t>启动感知任务请求/响应</w:t>
      </w:r>
      <w:bookmarkEnd w:id="14"/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根据需求下发开启感知检测任务，包括感知检测类型（如低空/海洋检测），感知检测范围，精确度，刷新率，速率等要求。A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可以根据需求下发取消/暂停检测任务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方向：</w:t>
      </w:r>
      <w:r>
        <w:rPr>
          <w:rFonts w:ascii="Times New Roman" w:hAnsi="Times New Roman"/>
          <w:sz w:val="21"/>
          <w:szCs w:val="21"/>
          <w:lang w:eastAsia="zh-CN" w:bidi="ar"/>
        </w:rPr>
        <w:t>AF ===&gt; SF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StartSenseTaskReq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1209"/>
        <w:gridCol w:w="3219"/>
        <w:gridCol w:w="1633"/>
        <w:gridCol w:w="10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8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57" w:author="张宏涛" w:date="2024-08-05T10:02:46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AfId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8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应用服务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网元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编号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。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不同的AF平台ID不同，全局唯一。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TaskID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8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任务ID编号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8" w:author="张宏涛" w:date="2024-08-05T17:02:37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9" w:author="张宏涛" w:date="2024-08-05T10:15:0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60" w:author="张宏涛" w:date="2024-08-05T10:05:5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123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RefreshingRate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8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刷新间隔，需求单个目标上报时间间隔，单位ms。从上报的</w:t>
            </w:r>
            <w:del w:id="61" w:author="ZTE_WuFan" w:date="2024-08-01T19:12:23Z">
              <w:r>
                <w:rPr>
                  <w:rFonts w:hint="default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delText>枚举类型</w:delText>
              </w:r>
            </w:del>
            <w:ins w:id="62" w:author="ZTE_WuFan" w:date="2024-08-01T19:12:2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支持</w:t>
              </w:r>
            </w:ins>
            <w:ins w:id="63" w:author="ZTE_WuFan" w:date="2024-08-01T19:12:2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范围</w:t>
              </w:r>
            </w:ins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中选择。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如果不填，或下发为非支持范围，则SF按照支持范围的第一个刷新率生效。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4" w:author="张宏涛" w:date="2024-08-05T10:16:18Z"/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  <w:t>示例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：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500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SenseAreaNum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Uint32</w:t>
            </w:r>
          </w:p>
        </w:tc>
        <w:tc>
          <w:tcPr>
            <w:tcW w:w="18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感知区域数，与SenseAreaList配合使用，最大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5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0个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SenseAreaList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Area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</w:t>
            </w:r>
          </w:p>
        </w:tc>
        <w:tc>
          <w:tcPr>
            <w:tcW w:w="18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感知区域集合，AF将不规则感知区域任务切分成多个规则的感知区域的Area并下发。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ObjectType</w:t>
            </w:r>
            <w:r>
              <w:t>I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dentify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Uint8</w:t>
            </w:r>
          </w:p>
        </w:tc>
        <w:tc>
          <w:tcPr>
            <w:tcW w:w="18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控制是否开启目标类型识别功能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。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开关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固定上报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“其他”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开关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N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根据部署场景上报无人机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/船只/人/车辆/其他等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分类识别结果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；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5" w:author="张宏涛" w:date="2024-08-05T10:06:48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ins w:id="66" w:author="张宏涛" w:date="2024-08-05T10:06:4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取值范围</w:t>
              </w:r>
            </w:ins>
            <w:ins w:id="67" w:author="张宏涛" w:date="2024-08-05T10:06:4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  <w:t>0：O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  <w:t>FF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  <w:t>：O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  <w:t>N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autoSpaceDE w:val="0"/>
        <w:autoSpaceDN w:val="0"/>
        <w:adjustRightInd w:val="0"/>
        <w:ind w:firstLine="320" w:firstLineChars="200"/>
        <w:jc w:val="both"/>
        <w:textAlignment w:val="baseline"/>
        <w:rPr>
          <w:rFonts w:ascii="微软雅黑" w:hAnsi="微软雅黑" w:eastAsia="微软雅黑" w:cs="微软雅黑"/>
          <w:bCs/>
          <w:color w:val="1D1D1A"/>
          <w:sz w:val="16"/>
          <w:szCs w:val="16"/>
        </w:rPr>
      </w:pPr>
      <w:r>
        <w:rPr>
          <w:rFonts w:ascii="微软雅黑" w:hAnsi="微软雅黑" w:eastAsia="微软雅黑" w:cs="微软雅黑"/>
          <w:bCs/>
          <w:color w:val="1D1D1A"/>
          <w:sz w:val="16"/>
          <w:szCs w:val="16"/>
          <w:lang w:eastAsia="zh-CN" w:bidi="ar"/>
        </w:rPr>
        <w:t xml:space="preserve"> 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复合类型Area定义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303"/>
        <w:gridCol w:w="3195"/>
        <w:gridCol w:w="1650"/>
        <w:gridCol w:w="1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68" w:author="张宏涛" w:date="2024-08-05T10:06:57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AreaId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检测区域ID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AreaShape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Uint8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区域形状，当前支持长方体、圆柱体、多边形柱体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9" w:author="张宏涛" w:date="2024-08-05T10:07:01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/>
              </w:rPr>
            </w:pPr>
            <w:ins w:id="70" w:author="张宏涛" w:date="2024-08-05T10:07:05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/>
                </w:rPr>
                <w:t>取值范围</w:t>
              </w:r>
            </w:ins>
            <w:ins w:id="71" w:author="张宏涛" w:date="2024-08-05T10:07:07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1：长方体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2：圆柱体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：多边形柱状体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CuboidPosition1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Position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检测区域长方体的偏北偏西偏上的端点，长方体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水平面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边线与经纬线平行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条件选择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CuboidPosition2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Position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检测区域长方体的偏南偏东偏下的端点，长方体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水平面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边线与经纬线平行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条件选择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CylinderCenter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Position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区域为圆柱时，底面中心点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位置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条件选择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CylinderRadius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Uint16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区域为圆柱时，底面半径，单位：米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条件选择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CylinderHeight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Uint16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区域为圆柱时，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区域高度，单位m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72" w:author="张宏涛" w:date="2024-08-05T17:02:42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73" w:author="张宏涛" w:date="2024-08-05T10:15:0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74" w:author="张宏涛" w:date="2024-08-05T10:07:1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6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00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条件选择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PolygonPointNum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Uint16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区域为多边形柱体时，底面多边形点的个数，最大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1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00个点，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所有的点按顺序连起来，可以连成一个多边形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条件选择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PolygonPointList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 xml:space="preserve"> Position2D</w:t>
            </w: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 xml:space="preserve"> &gt;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区域为多边形柱体时，底面多边形点的经纬度列表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条件选择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PolygonAltitude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区域为多边形柱体时，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底面的海拔高度（单位：m）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75" w:author="张宏涛" w:date="2024-08-05T17:02:43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76" w:author="张宏涛" w:date="2024-08-05T10:15:0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77" w:author="张宏涛" w:date="2024-08-05T10:07:3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60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条件选择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PolygonHeight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Uint16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区域为多边形柱体时，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区域高度，单位m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78" w:author="张宏涛" w:date="2024-08-05T17:02:44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79" w:author="张宏涛" w:date="2024-08-05T10:15:1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80" w:author="张宏涛" w:date="2024-08-05T10:07:4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6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00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条件选择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Sense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Scenario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Uint8</w:t>
            </w:r>
          </w:p>
        </w:tc>
        <w:tc>
          <w:tcPr>
            <w:tcW w:w="1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感知类型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，包含低空/海洋/航道/地空一体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四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种感知场景。</w:t>
            </w:r>
          </w:p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当AF下发的感知类型与SF上报的感知能力不一致时，SF在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StartSenseTaskResp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回复失败。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98"/>
              <w:ind w:firstLine="0" w:firstLineChars="0"/>
              <w:jc w:val="left"/>
              <w:rPr>
                <w:ins w:id="81" w:author="张宏涛" w:date="2024-08-05T10:08:03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82" w:author="张宏涛" w:date="2024-08-05T10:08:0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83" w:author="张宏涛" w:date="2024-08-05T10:08:0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pStyle w:val="98"/>
              <w:ind w:firstLine="0" w:firstLineChars="0"/>
              <w:jc w:val="left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0：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Low-Altitude</w:t>
            </w:r>
          </w:p>
          <w:p>
            <w:pPr>
              <w:pStyle w:val="98"/>
              <w:ind w:firstLine="0" w:firstLineChars="0"/>
              <w:jc w:val="left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Sea-Area</w:t>
            </w:r>
          </w:p>
          <w:p>
            <w:pPr>
              <w:pStyle w:val="98"/>
              <w:ind w:firstLine="0" w:firstLineChars="0"/>
              <w:jc w:val="left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Waterway</w:t>
            </w:r>
          </w:p>
          <w:p>
            <w:pPr>
              <w:autoSpaceDE w:val="0"/>
              <w:autoSpaceDN w:val="0"/>
              <w:adjustRightInd w:val="0"/>
              <w:jc w:val="left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3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G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round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 xml:space="preserve"> and Low-Altitude</w:t>
            </w:r>
          </w:p>
        </w:tc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autoSpaceDE w:val="0"/>
        <w:autoSpaceDN w:val="0"/>
        <w:adjustRightInd w:val="0"/>
        <w:jc w:val="both"/>
        <w:textAlignment w:val="baseline"/>
        <w:rPr>
          <w:rFonts w:ascii="宋体" w:hAnsi="华文仿宋"/>
          <w:sz w:val="21"/>
          <w:szCs w:val="21"/>
          <w:lang w:eastAsia="zh-CN" w:bidi="ar"/>
        </w:rPr>
      </w:pPr>
      <w:r>
        <w:rPr>
          <w:rFonts w:hint="eastAsia" w:ascii="宋体" w:hAnsi="华文仿宋"/>
          <w:sz w:val="21"/>
          <w:szCs w:val="21"/>
          <w:lang w:eastAsia="zh-CN" w:bidi="ar"/>
        </w:rPr>
        <w:t xml:space="preserve"> </w:t>
      </w:r>
    </w:p>
    <w:p>
      <w:pPr>
        <w:pStyle w:val="112"/>
        <w:widowControl/>
        <w:rPr>
          <w:rFonts w:hint="default" w:cs="宋体"/>
        </w:rPr>
      </w:pPr>
      <w:r>
        <w:rPr>
          <w:rFonts w:cs="宋体"/>
        </w:rPr>
        <w:t>复合类型</w:t>
      </w:r>
      <w:r>
        <w:rPr>
          <w:rFonts w:hint="default" w:ascii="Times New Roman" w:hAnsi="Times New Roman"/>
        </w:rPr>
        <w:t>Position2D</w:t>
      </w:r>
      <w:r>
        <w:rPr>
          <w:rFonts w:cs="宋体"/>
        </w:rPr>
        <w:t>定义</w:t>
      </w:r>
    </w:p>
    <w:tbl>
      <w:tblPr>
        <w:tblStyle w:val="25"/>
        <w:tblW w:w="5107" w:type="pct"/>
        <w:tblInd w:w="-94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0"/>
        <w:gridCol w:w="1331"/>
        <w:gridCol w:w="3165"/>
        <w:gridCol w:w="1647"/>
        <w:gridCol w:w="101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46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54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79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3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84" w:author="张宏涛" w:date="2024-08-05T10:08:21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7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6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longitude</w:t>
            </w:r>
          </w:p>
        </w:tc>
        <w:tc>
          <w:tcPr>
            <w:tcW w:w="754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double64</w:t>
            </w:r>
          </w:p>
        </w:tc>
        <w:tc>
          <w:tcPr>
            <w:tcW w:w="179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经度（单位：度，精确到7位小数）</w:t>
            </w:r>
          </w:p>
        </w:tc>
        <w:tc>
          <w:tcPr>
            <w:tcW w:w="93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85" w:author="张宏涛" w:date="2024-08-05T10:08:29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86" w:author="张宏涛" w:date="2024-08-05T10:15:1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87" w:author="张宏涛" w:date="2024-08-05T10:08:2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120.1231231</w:t>
            </w:r>
          </w:p>
        </w:tc>
        <w:tc>
          <w:tcPr>
            <w:tcW w:w="57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6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latitude</w:t>
            </w:r>
          </w:p>
        </w:tc>
        <w:tc>
          <w:tcPr>
            <w:tcW w:w="754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double64</w:t>
            </w:r>
          </w:p>
        </w:tc>
        <w:tc>
          <w:tcPr>
            <w:tcW w:w="179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纬度（单位：度，精确到7位小数）</w:t>
            </w:r>
          </w:p>
        </w:tc>
        <w:tc>
          <w:tcPr>
            <w:tcW w:w="93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88" w:author="张宏涛" w:date="2024-08-05T10:08:39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89" w:author="张宏涛" w:date="2024-08-05T10:15:1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90" w:author="张宏涛" w:date="2024-08-05T10:08:3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30.7654521</w:t>
            </w:r>
          </w:p>
        </w:tc>
        <w:tc>
          <w:tcPr>
            <w:tcW w:w="57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autoSpaceDE w:val="0"/>
        <w:autoSpaceDN w:val="0"/>
        <w:adjustRightInd w:val="0"/>
        <w:jc w:val="both"/>
        <w:textAlignment w:val="baseline"/>
        <w:rPr>
          <w:rFonts w:ascii="宋体" w:hAnsi="华文仿宋"/>
          <w:sz w:val="21"/>
          <w:szCs w:val="21"/>
        </w:rPr>
      </w:pP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启动感知任务响应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方向：</w:t>
      </w:r>
      <w:r>
        <w:rPr>
          <w:rFonts w:ascii="Times New Roman" w:hAnsi="Times New Roman"/>
          <w:sz w:val="21"/>
          <w:szCs w:val="21"/>
          <w:lang w:eastAsia="zh-CN" w:bidi="ar"/>
        </w:rPr>
        <w:t>SF  ===&gt; AF</w:t>
      </w:r>
    </w:p>
    <w:p>
      <w:pPr>
        <w:autoSpaceDE w:val="0"/>
        <w:autoSpaceDN w:val="0"/>
        <w:adjustRightInd w:val="0"/>
        <w:ind w:firstLine="440" w:firstLineChars="200"/>
        <w:jc w:val="both"/>
        <w:textAlignment w:val="baseline"/>
        <w:rPr>
          <w:rFonts w:ascii="Times New Roman"/>
        </w:rPr>
      </w:pPr>
      <w:r>
        <w:rPr>
          <w:rFonts w:ascii="Times New Roman" w:hAnsi="Times New Roman"/>
          <w:lang w:eastAsia="zh-CN" w:bidi="ar"/>
        </w:rPr>
        <w:t>StartSenseTaskResp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287"/>
        <w:gridCol w:w="3213"/>
        <w:gridCol w:w="1631"/>
        <w:gridCol w:w="1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91" w:author="张宏涛" w:date="2024-08-05T10:09:08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92" w:author="张宏涛" w:date="2024-08-05T10:09:09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SfDevId</w:t>
            </w:r>
          </w:p>
        </w:tc>
        <w:tc>
          <w:tcPr>
            <w:tcW w:w="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感知功能S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网元编号。统一规划，全局唯一，通过配置设置。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参考3.1.1中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SfDevId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定义。</w:t>
            </w:r>
          </w:p>
        </w:tc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askID</w:t>
            </w:r>
          </w:p>
        </w:tc>
        <w:tc>
          <w:tcPr>
            <w:tcW w:w="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int32</w:t>
            </w:r>
          </w:p>
        </w:tc>
        <w:tc>
          <w:tcPr>
            <w:tcW w:w="1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任务I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编号</w:t>
            </w:r>
          </w:p>
        </w:tc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93" w:author="张宏涛" w:date="2024-08-05T17:02:47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94" w:author="张宏涛" w:date="2024-08-05T10:15:1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95" w:author="张宏涛" w:date="2024-08-05T10:08:5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1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23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Result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Status</w:t>
            </w:r>
          </w:p>
        </w:tc>
        <w:tc>
          <w:tcPr>
            <w:tcW w:w="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Uint8</w:t>
            </w:r>
          </w:p>
        </w:tc>
        <w:tc>
          <w:tcPr>
            <w:tcW w:w="1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结果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状态</w:t>
            </w:r>
          </w:p>
        </w:tc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96" w:author="张宏涛" w:date="2024-08-05T10:09:04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97" w:author="张宏涛" w:date="2024-08-05T10:09:0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98" w:author="张宏涛" w:date="2024-08-05T10:09:0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0：Success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1：Fail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FailureResaon</w:t>
            </w:r>
          </w:p>
        </w:tc>
        <w:tc>
          <w:tcPr>
            <w:tcW w:w="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String</w:t>
            </w:r>
          </w:p>
        </w:tc>
        <w:tc>
          <w:tcPr>
            <w:tcW w:w="1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失败原因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（最大长度3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）</w:t>
            </w:r>
          </w:p>
        </w:tc>
        <w:tc>
          <w:tcPr>
            <w:tcW w:w="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可选</w:t>
            </w:r>
          </w:p>
        </w:tc>
      </w:tr>
    </w:tbl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华文仿宋"/>
          <w:sz w:val="21"/>
          <w:szCs w:val="21"/>
          <w:lang w:eastAsia="zh-CN" w:bidi="ar"/>
        </w:rPr>
        <w:t xml:space="preserve"> </w:t>
      </w:r>
    </w:p>
    <w:p>
      <w:pPr>
        <w:pStyle w:val="94"/>
        <w:numPr>
          <w:ilvl w:val="2"/>
          <w:numId w:val="5"/>
        </w:numPr>
        <w:adjustRightInd w:val="0"/>
        <w:snapToGrid w:val="0"/>
        <w:spacing w:before="120" w:after="120" w:line="360" w:lineRule="auto"/>
        <w:ind w:left="227" w:leftChars="0" w:firstLine="170"/>
        <w:rPr>
          <w:rFonts w:ascii="Times New Roman" w:hAnsi="Times New Roman"/>
        </w:rPr>
      </w:pPr>
      <w:bookmarkStart w:id="15" w:name="_Toc1057611055"/>
      <w:r>
        <w:rPr>
          <w:rFonts w:hint="default" w:ascii="Times New Roman" w:hAnsi="Times New Roman"/>
        </w:rPr>
        <w:t>停止感知任务请求及响应</w:t>
      </w:r>
      <w:bookmarkEnd w:id="15"/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根据需求下发停止感知检测任务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方向：</w:t>
      </w:r>
      <w:r>
        <w:rPr>
          <w:rFonts w:ascii="Times New Roman" w:hAnsi="Times New Roman"/>
          <w:sz w:val="21"/>
          <w:szCs w:val="21"/>
          <w:lang w:eastAsia="zh-CN" w:bidi="ar"/>
        </w:rPr>
        <w:t>AF ===&gt; SF</w:t>
      </w:r>
    </w:p>
    <w:p>
      <w:pPr>
        <w:autoSpaceDE w:val="0"/>
        <w:autoSpaceDN w:val="0"/>
        <w:adjustRightInd w:val="0"/>
        <w:ind w:firstLine="44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ascii="Times New Roman" w:hAnsi="Times New Roman"/>
          <w:lang w:eastAsia="zh-CN" w:bidi="ar"/>
        </w:rPr>
        <w:t>StopSenseTaskReq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289"/>
        <w:gridCol w:w="3152"/>
        <w:gridCol w:w="1679"/>
        <w:gridCol w:w="10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99" w:author="张宏涛" w:date="2024-08-05T10:09:27Z">
              <w:bookmarkStart w:id="16" w:name="OLE_LINK1"/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</w:t>
              </w:r>
            </w:ins>
            <w:ins w:id="100" w:author="张宏涛" w:date="2024-08-05T10:09:29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范围</w:t>
              </w:r>
            </w:ins>
            <w:ins w:id="101" w:author="张宏涛" w:date="2024-08-05T10:09:32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/</w:t>
              </w:r>
              <w:bookmarkEnd w:id="16"/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AfId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应用服务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网元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编号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。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不同的AF平台ID不同，全局唯一。</w:t>
            </w: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TaskID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任务ID编号</w:t>
            </w: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02" w:author="张宏涛" w:date="2024-08-05T17:02:50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103" w:author="张宏涛" w:date="2024-08-05T10:15:1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104" w:author="张宏涛" w:date="2024-08-05T10:09:4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123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华文仿宋"/>
          <w:sz w:val="21"/>
          <w:szCs w:val="21"/>
          <w:lang w:eastAsia="zh-CN" w:bidi="ar"/>
        </w:rPr>
        <w:t xml:space="preserve"> 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停止感知任务响应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方向：</w:t>
      </w:r>
      <w:r>
        <w:rPr>
          <w:rFonts w:ascii="Times New Roman" w:hAnsi="华文仿宋"/>
          <w:sz w:val="21"/>
          <w:szCs w:val="21"/>
          <w:lang w:eastAsia="zh-CN" w:bidi="ar"/>
        </w:rPr>
        <w:t>SF</w:t>
      </w:r>
      <w:r>
        <w:rPr>
          <w:rFonts w:hint="eastAsia" w:ascii="Times New Roman" w:hAnsi="华文仿宋"/>
          <w:sz w:val="21"/>
          <w:szCs w:val="21"/>
          <w:lang w:eastAsia="zh-CN" w:bidi="ar"/>
        </w:rPr>
        <w:t xml:space="preserve">  </w:t>
      </w:r>
      <w:r>
        <w:rPr>
          <w:rFonts w:ascii="Times New Roman" w:hAnsi="Times New Roman"/>
          <w:sz w:val="21"/>
          <w:szCs w:val="21"/>
          <w:lang w:eastAsia="zh-CN" w:bidi="ar"/>
        </w:rPr>
        <w:t xml:space="preserve">===&gt; </w:t>
      </w:r>
      <w:r>
        <w:rPr>
          <w:rFonts w:ascii="Times New Roman" w:hAnsi="华文仿宋"/>
          <w:sz w:val="21"/>
          <w:szCs w:val="21"/>
          <w:lang w:eastAsia="zh-CN" w:bidi="ar"/>
        </w:rPr>
        <w:t>AF</w:t>
      </w:r>
    </w:p>
    <w:p>
      <w:pPr>
        <w:autoSpaceDE w:val="0"/>
        <w:autoSpaceDN w:val="0"/>
        <w:adjustRightInd w:val="0"/>
        <w:ind w:firstLine="44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ascii="Times New Roman" w:hAnsi="Times New Roman"/>
          <w:lang w:eastAsia="zh-CN" w:bidi="ar"/>
        </w:rPr>
        <w:t>StopSenseTaskResp</w:t>
      </w: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280"/>
        <w:gridCol w:w="3170"/>
        <w:gridCol w:w="1680"/>
        <w:gridCol w:w="10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ins w:id="105" w:author="张宏涛" w:date="2024-08-05T10:09:48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SfDevId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感知功能S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网元编号。统一规划，全局唯一，通过配置设置。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参考3.1.1中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SfDevId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定义。</w:t>
            </w: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TaskID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任务ID编号</w:t>
            </w: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06" w:author="张宏涛" w:date="2024-08-05T17:02:52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107" w:author="张宏涛" w:date="2024-08-05T10:15:1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108" w:author="张宏涛" w:date="2024-08-05T10:09:5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123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Result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Status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Uint8</w:t>
            </w:r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任务状态，成功、失败</w:t>
            </w: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09" w:author="张宏涛" w:date="2024-08-05T10:10:00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110" w:author="张宏涛" w:date="2024-08-05T10:09:5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111" w:author="张宏涛" w:date="2024-08-05T10:09:5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0：Success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1：Fail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FailureResaon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String</w:t>
            </w:r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失败原因（最大长度30）</w:t>
            </w:r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可选</w:t>
            </w:r>
          </w:p>
        </w:tc>
      </w:tr>
    </w:tbl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ins w:id="112" w:author="ZTE_WuFan" w:date="2024-08-12T14:36:50Z"/>
          <w:rFonts w:hint="eastAsia" w:ascii="宋体" w:hAnsi="华文仿宋"/>
          <w:sz w:val="21"/>
          <w:szCs w:val="21"/>
          <w:lang w:eastAsia="zh-CN" w:bidi="ar"/>
        </w:rPr>
      </w:pPr>
      <w:r>
        <w:rPr>
          <w:rFonts w:hint="eastAsia" w:ascii="宋体" w:hAnsi="华文仿宋"/>
          <w:sz w:val="21"/>
          <w:szCs w:val="21"/>
          <w:lang w:eastAsia="zh-CN" w:bidi="ar"/>
        </w:rPr>
        <w:t xml:space="preserve"> </w:t>
      </w:r>
    </w:p>
    <w:p>
      <w:pPr>
        <w:pStyle w:val="94"/>
        <w:numPr>
          <w:ilvl w:val="2"/>
          <w:numId w:val="5"/>
        </w:numPr>
        <w:autoSpaceDE w:val="0"/>
        <w:autoSpaceDN w:val="0"/>
        <w:adjustRightInd w:val="0"/>
        <w:snapToGrid w:val="0"/>
        <w:spacing w:before="120" w:after="120" w:line="360" w:lineRule="auto"/>
        <w:ind w:left="227" w:firstLine="482" w:firstLineChars="200"/>
        <w:jc w:val="both"/>
        <w:textAlignment w:val="baseline"/>
        <w:rPr>
          <w:ins w:id="113" w:author="ZTE_WuFan" w:date="2024-08-12T14:38:17Z"/>
          <w:rFonts w:hint="default" w:ascii="Times New Roman" w:hAnsi="Times New Roman"/>
          <w:sz w:val="24"/>
          <w:szCs w:val="24"/>
          <w:lang w:eastAsia="zh-CN" w:bidi="ar"/>
        </w:rPr>
      </w:pPr>
      <w:ins w:id="114" w:author="ZTE_WuFan" w:date="2024-08-12T14:37:21Z">
        <w:bookmarkStart w:id="40" w:name="_GoBack"/>
        <w:bookmarkEnd w:id="40"/>
        <w:r>
          <w:rPr>
            <w:rFonts w:ascii="Times New Roman" w:hAnsi="Times New Roman" w:cs="Times New Roman" w:eastAsiaTheme="minorEastAsia"/>
            <w:i w:val="0"/>
            <w:caps w:val="0"/>
            <w:color w:val="000000"/>
            <w:spacing w:val="0"/>
            <w:sz w:val="24"/>
            <w:szCs w:val="24"/>
            <w:shd w:val="clear" w:fill="FFFFFF"/>
          </w:rPr>
          <w:t>查询</w:t>
        </w:r>
      </w:ins>
      <w:ins w:id="115" w:author="ZTE_WuFan" w:date="2024-08-12T14:37:55Z">
        <w:r>
          <w:rPr>
            <w:rFonts w:hint="eastAsia" w:ascii="Times New Roman" w:hAnsi="Times New Roman" w:cs="Times New Roman"/>
            <w:i w:val="0"/>
            <w:caps w:val="0"/>
            <w:spacing w:val="0"/>
            <w:sz w:val="24"/>
            <w:szCs w:val="24"/>
            <w:shd w:val="clear"/>
            <w:lang w:val="en-US" w:eastAsia="zh-CN"/>
          </w:rPr>
          <w:t>感知</w:t>
        </w:r>
      </w:ins>
      <w:ins w:id="116" w:author="ZTE_WuFan" w:date="2024-08-12T14:37:57Z">
        <w:r>
          <w:rPr>
            <w:rFonts w:hint="eastAsia" w:ascii="Times New Roman" w:hAnsi="Times New Roman" w:cs="Times New Roman"/>
            <w:i w:val="0"/>
            <w:caps w:val="0"/>
            <w:spacing w:val="0"/>
            <w:sz w:val="24"/>
            <w:szCs w:val="24"/>
            <w:shd w:val="clear"/>
            <w:lang w:val="en-US" w:eastAsia="zh-CN"/>
          </w:rPr>
          <w:t>任务</w:t>
        </w:r>
      </w:ins>
      <w:ins w:id="117" w:author="ZTE_WuFan" w:date="2024-08-12T14:38:05Z">
        <w:r>
          <w:rPr>
            <w:rFonts w:hint="eastAsia" w:ascii="Times New Roman" w:hAnsi="Times New Roman" w:cs="Times New Roman"/>
            <w:i w:val="0"/>
            <w:caps w:val="0"/>
            <w:spacing w:val="0"/>
            <w:sz w:val="24"/>
            <w:szCs w:val="24"/>
            <w:shd w:val="clear"/>
            <w:lang w:val="en-US" w:eastAsia="zh-CN"/>
          </w:rPr>
          <w:t>请求</w:t>
        </w:r>
      </w:ins>
      <w:ins w:id="118" w:author="ZTE_WuFan" w:date="2024-08-12T14:38:07Z">
        <w:r>
          <w:rPr>
            <w:rFonts w:hint="eastAsia" w:ascii="Times New Roman" w:hAnsi="Times New Roman" w:cs="Times New Roman"/>
            <w:i w:val="0"/>
            <w:caps w:val="0"/>
            <w:spacing w:val="0"/>
            <w:sz w:val="24"/>
            <w:szCs w:val="24"/>
            <w:shd w:val="clear"/>
            <w:lang w:val="en-US" w:eastAsia="zh-CN"/>
          </w:rPr>
          <w:t>及</w:t>
        </w:r>
      </w:ins>
      <w:ins w:id="119" w:author="ZTE_WuFan" w:date="2024-08-12T14:38:08Z">
        <w:r>
          <w:rPr>
            <w:rFonts w:hint="eastAsia" w:ascii="Times New Roman" w:hAnsi="Times New Roman" w:cs="Times New Roman"/>
            <w:i w:val="0"/>
            <w:caps w:val="0"/>
            <w:spacing w:val="0"/>
            <w:sz w:val="24"/>
            <w:szCs w:val="24"/>
            <w:shd w:val="clear"/>
            <w:lang w:val="en-US" w:eastAsia="zh-CN"/>
          </w:rPr>
          <w:t>响应</w:t>
        </w:r>
      </w:ins>
    </w:p>
    <w:p>
      <w:pPr>
        <w:keepNext w:val="0"/>
        <w:keepLines w:val="0"/>
        <w:widowControl/>
        <w:suppressLineNumbers w:val="0"/>
        <w:shd w:val="clear"/>
        <w:autoSpaceDE w:val="0"/>
        <w:autoSpaceDN w:val="0"/>
        <w:adjustRightInd w:val="0"/>
        <w:ind w:left="0" w:firstLine="420" w:firstLineChars="200"/>
        <w:jc w:val="both"/>
        <w:textAlignment w:val="baseline"/>
        <w:rPr>
          <w:ins w:id="120" w:author="ZTE_WuFan" w:date="2024-08-12T14:38:38Z"/>
          <w:rFonts w:hint="eastAsia" w:ascii="宋体" w:hAnsi="华文仿宋" w:cs="Times New Roman"/>
          <w:i w:val="0"/>
          <w:caps w:val="0"/>
          <w:spacing w:val="0"/>
          <w:sz w:val="21"/>
          <w:szCs w:val="21"/>
          <w:lang w:eastAsia="zh-CN" w:bidi="ar"/>
        </w:rPr>
      </w:pPr>
      <w:ins w:id="121" w:author="ZTE_WuFan" w:date="2024-08-12T14:38:38Z">
        <w:r>
          <w:rPr>
            <w:rFonts w:hint="eastAsia" w:ascii="宋体" w:hAnsi="华文仿宋" w:eastAsia="宋体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>AF/SF根据需求下发感知检测任务的查询，双方可检测任务是否有效执行。</w:t>
        </w:r>
      </w:ins>
    </w:p>
    <w:p>
      <w:pPr>
        <w:keepNext w:val="0"/>
        <w:keepLines w:val="0"/>
        <w:widowControl/>
        <w:suppressLineNumbers w:val="0"/>
        <w:shd w:val="clear"/>
        <w:autoSpaceDE w:val="0"/>
        <w:autoSpaceDN w:val="0"/>
        <w:adjustRightInd w:val="0"/>
        <w:ind w:left="0" w:firstLine="420" w:firstLineChars="200"/>
        <w:jc w:val="both"/>
        <w:textAlignment w:val="baseline"/>
        <w:rPr>
          <w:ins w:id="122" w:author="张宏涛" w:date="2024-08-12T15:34:16Z"/>
          <w:rFonts w:hint="eastAsia" w:ascii="宋体" w:hAnsi="华文仿宋" w:cs="Times New Roman"/>
          <w:i w:val="0"/>
          <w:caps w:val="0"/>
          <w:spacing w:val="0"/>
          <w:sz w:val="21"/>
          <w:szCs w:val="21"/>
          <w:shd w:val="clear"/>
          <w:vertAlign w:val="baseline"/>
          <w:lang w:eastAsia="zh-CN" w:bidi="ar"/>
        </w:rPr>
      </w:pPr>
      <w:ins w:id="123" w:author="ZTE_WuFan" w:date="2024-08-12T14:38:38Z">
        <w:r>
          <w:rPr>
            <w:rFonts w:hint="eastAsia" w:ascii="宋体" w:hAnsi="华文仿宋" w:eastAsia="宋体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>方向：</w:t>
        </w:r>
      </w:ins>
      <w:ins w:id="124" w:author="ZTE_WuFan" w:date="2024-08-12T14:38:38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 xml:space="preserve">AF </w:t>
        </w:r>
      </w:ins>
      <w:ins w:id="125" w:author="张宏涛" w:date="2024-08-12T15:34:07Z">
        <w:r>
          <w:rPr>
            <w:rFonts w:ascii="Times New Roman"/>
          </w:rPr>
          <w:t>&lt;</w:t>
        </w:r>
      </w:ins>
      <w:ins w:id="126" w:author="张宏涛" w:date="2024-08-12T15:34:07Z">
        <w:r>
          <w:rPr>
            <w:rFonts w:hint="eastAsia" w:ascii="Times New Roman"/>
          </w:rPr>
          <w:t xml:space="preserve">===&gt; </w:t>
        </w:r>
      </w:ins>
      <w:ins w:id="127" w:author="ZTE_WuFan" w:date="2024-08-12T14:38:38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>SF</w:t>
        </w:r>
      </w:ins>
    </w:p>
    <w:p>
      <w:pPr>
        <w:keepNext w:val="0"/>
        <w:keepLines w:val="0"/>
        <w:widowControl/>
        <w:suppressLineNumbers w:val="0"/>
        <w:shd w:val="clear"/>
        <w:autoSpaceDE w:val="0"/>
        <w:autoSpaceDN w:val="0"/>
        <w:adjustRightInd w:val="0"/>
        <w:ind w:left="0" w:firstLine="420" w:firstLineChars="200"/>
        <w:jc w:val="both"/>
        <w:textAlignment w:val="baseline"/>
        <w:rPr>
          <w:ins w:id="128" w:author="张宏涛" w:date="2024-08-12T15:35:33Z"/>
          <w:rFonts w:hint="eastAsia" w:ascii="宋体" w:hAnsi="华文仿宋" w:eastAsia="宋体" w:cs="Times New Roman"/>
          <w:i w:val="0"/>
          <w:caps w:val="0"/>
          <w:spacing w:val="0"/>
          <w:sz w:val="21"/>
          <w:szCs w:val="21"/>
          <w:shd w:val="clear"/>
          <w:lang w:eastAsia="zh-CN" w:bidi="ar"/>
        </w:rPr>
      </w:pPr>
      <w:ins w:id="129" w:author="ZTE_WuFan" w:date="2024-08-12T14:38:38Z">
        <w:r>
          <w:rPr>
            <w:rFonts w:hint="eastAsia" w:ascii="宋体" w:hAnsi="华文仿宋" w:eastAsia="宋体" w:cs="Times New Roman"/>
            <w:i w:val="0"/>
            <w:caps w:val="0"/>
            <w:spacing w:val="0"/>
            <w:sz w:val="21"/>
            <w:szCs w:val="21"/>
            <w:shd w:val="clear"/>
            <w:lang w:eastAsia="zh-CN" w:bidi="ar"/>
          </w:rPr>
          <w:t>QuerySenseTaskReq</w:t>
        </w:r>
      </w:ins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280"/>
        <w:gridCol w:w="3170"/>
        <w:gridCol w:w="1680"/>
        <w:gridCol w:w="10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30" w:author="张宏涛" w:date="2024-08-12T15:35:52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31" w:author="张宏涛" w:date="2024-08-12T15:35:52Z"/>
                <w:rFonts w:ascii="Times New Roman" w:hAnsi="华文仿宋"/>
                <w:sz w:val="16"/>
                <w:szCs w:val="16"/>
              </w:rPr>
            </w:pPr>
            <w:ins w:id="132" w:author="张宏涛" w:date="2024-08-12T15:35:52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字段名称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33" w:author="张宏涛" w:date="2024-08-12T15:35:52Z"/>
                <w:rFonts w:ascii="Times New Roman" w:hAnsi="华文仿宋"/>
                <w:sz w:val="16"/>
                <w:szCs w:val="16"/>
              </w:rPr>
            </w:pPr>
            <w:ins w:id="134" w:author="张宏涛" w:date="2024-08-12T15:35:52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类型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35" w:author="张宏涛" w:date="2024-08-12T15:35:52Z"/>
                <w:rFonts w:ascii="Times New Roman" w:hAnsi="华文仿宋"/>
                <w:sz w:val="16"/>
                <w:szCs w:val="16"/>
              </w:rPr>
            </w:pPr>
            <w:ins w:id="136" w:author="张宏涛" w:date="2024-08-12T15:35:52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备注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37" w:author="张宏涛" w:date="2024-08-12T15:35:52Z"/>
                <w:rFonts w:ascii="Times New Roman" w:hAnsi="华文仿宋"/>
                <w:sz w:val="16"/>
                <w:szCs w:val="16"/>
              </w:rPr>
            </w:pPr>
            <w:ins w:id="138" w:author="张宏涛" w:date="2024-08-12T15:35:52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ins w:id="139" w:author="张宏涛" w:date="2024-08-12T15:35:52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示例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40" w:author="张宏涛" w:date="2024-08-12T15:35:52Z"/>
                <w:rFonts w:ascii="Times New Roman" w:hAnsi="华文仿宋"/>
                <w:sz w:val="16"/>
                <w:szCs w:val="16"/>
              </w:rPr>
            </w:pPr>
            <w:ins w:id="141" w:author="张宏涛" w:date="2024-08-12T15:35:52Z">
              <w:r>
                <w:rPr>
                  <w:rFonts w:ascii="微软雅黑" w:hAnsi="微软雅黑" w:eastAsia="微软雅黑" w:cs="微软雅黑"/>
                  <w:b/>
                  <w:bCs/>
                  <w:sz w:val="16"/>
                  <w:szCs w:val="16"/>
                  <w:lang w:eastAsia="zh-CN" w:bidi="ar"/>
                </w:rPr>
                <w:t>可选/必选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42" w:author="张宏涛" w:date="2024-08-12T15:35:52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43" w:author="张宏涛" w:date="2024-08-12T15:35:52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144" w:author="张宏涛" w:date="2024-08-12T15:35:52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SfDevId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45" w:author="张宏涛" w:date="2024-08-12T15:35:52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146" w:author="张宏涛" w:date="2024-08-12T15:35:52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Uint32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47" w:author="张宏涛" w:date="2024-08-12T15:35:52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  <w:ins w:id="148" w:author="张宏涛" w:date="2024-08-12T15:35:5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感知功能S</w:t>
              </w:r>
            </w:ins>
            <w:ins w:id="149" w:author="张宏涛" w:date="2024-08-12T15:35:52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F</w:t>
              </w:r>
            </w:ins>
            <w:ins w:id="150" w:author="张宏涛" w:date="2024-08-12T15:35:5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网元编号。统一规划，全局唯一，通过配置设置。</w:t>
              </w:r>
            </w:ins>
            <w:ins w:id="151" w:author="张宏涛" w:date="2024-08-12T15:35:5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参考3.1.1中</w:t>
              </w:r>
            </w:ins>
            <w:ins w:id="152" w:author="张宏涛" w:date="2024-08-12T15:35:5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bidi="ar"/>
                </w:rPr>
                <w:t>SfDevId</w:t>
              </w:r>
            </w:ins>
            <w:ins w:id="153" w:author="张宏涛" w:date="2024-08-12T15:35:5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定义。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54" w:author="张宏涛" w:date="2024-08-12T15:35:52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155" w:author="张宏涛" w:date="2024-08-12T15:35:52Z"/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</w:pPr>
            <w:ins w:id="156" w:author="张宏涛" w:date="2024-08-12T15:35:52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57" w:author="张宏涛" w:date="2024-08-12T15:35:52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58" w:author="张宏涛" w:date="2024-08-12T15:35:52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159" w:author="张宏涛" w:date="2024-08-12T15:41:05Z">
              <w:r>
                <w:rPr>
                  <w:rFonts w:ascii="微软雅黑" w:hAnsi="微软雅黑" w:eastAsia="微软雅黑" w:cs="微软雅黑"/>
                  <w:i w:val="0"/>
                  <w:iCs w:val="0"/>
                  <w:caps w:val="0"/>
                  <w:color w:val="1D1D1A"/>
                  <w:spacing w:val="0"/>
                  <w:sz w:val="16"/>
                  <w:szCs w:val="16"/>
                  <w:shd w:val="clear" w:fill="FFFFFF"/>
                </w:rPr>
                <w:t>AfId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60" w:author="张宏涛" w:date="2024-08-12T15:35:52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161" w:author="张宏涛" w:date="2024-08-12T15:35:52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Uint32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62" w:author="张宏涛" w:date="2024-08-12T15:35:52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163" w:author="张宏涛" w:date="2024-08-12T15:36:12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  <w:vertAlign w:val="baseline"/>
                </w:rPr>
                <w:t>应用服务AF网元编号。不同的AF平台ID不同，全局唯一。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64" w:author="张宏涛" w:date="2024-08-12T15:35:52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165" w:author="张宏涛" w:date="2024-08-12T15:35:52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166" w:author="张宏涛" w:date="2024-08-12T15:35:52Z">
              <w:r>
                <w:rPr>
                  <w:rFonts w:ascii="微软雅黑" w:hAnsi="微软雅黑" w:eastAsia="微软雅黑" w:cs="微软雅黑"/>
                  <w:bCs/>
                  <w:sz w:val="16"/>
                  <w:szCs w:val="16"/>
                  <w:lang w:eastAsia="zh-CN" w:bidi="ar"/>
                </w:rPr>
                <w:t>必选</w:t>
              </w:r>
            </w:ins>
          </w:p>
        </w:tc>
      </w:tr>
    </w:tbl>
    <w:p>
      <w:pPr>
        <w:autoSpaceDE/>
        <w:autoSpaceDN/>
        <w:adjustRightInd/>
        <w:ind w:firstLine="420" w:firstLineChars="200"/>
        <w:jc w:val="both"/>
        <w:textAlignment w:val="auto"/>
        <w:rPr>
          <w:ins w:id="167" w:author="张宏涛" w:date="2024-08-12T15:34:31Z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auto"/>
          <w:lang w:eastAsia="zh-CN" w:bidi="ar"/>
        </w:rPr>
      </w:pPr>
    </w:p>
    <w:p>
      <w:pPr>
        <w:autoSpaceDE/>
        <w:autoSpaceDN/>
        <w:adjustRightInd/>
        <w:ind w:firstLine="420" w:firstLineChars="200"/>
        <w:jc w:val="both"/>
        <w:textAlignment w:val="auto"/>
        <w:rPr>
          <w:ins w:id="168" w:author="张宏涛" w:date="2024-08-12T15:34:26Z"/>
          <w:rFonts w:hint="default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auto"/>
          <w:lang w:val="en-US" w:eastAsia="zh-CN" w:bidi="ar"/>
        </w:rPr>
      </w:pPr>
      <w:ins w:id="169" w:author="张宏涛" w:date="2024-08-12T15:34:38Z">
        <w:r>
          <w:rPr>
            <w:rFonts w:hint="eastAsia" w:ascii="宋体" w:hAnsi="宋体" w:cs="宋体"/>
            <w:i w:val="0"/>
            <w:caps w:val="0"/>
            <w:color w:val="auto"/>
            <w:spacing w:val="0"/>
            <w:sz w:val="21"/>
            <w:szCs w:val="21"/>
            <w:shd w:val="clear" w:fill="auto"/>
            <w:lang w:val="en-US" w:eastAsia="zh-CN" w:bidi="ar"/>
          </w:rPr>
          <w:t>方向</w:t>
        </w:r>
      </w:ins>
      <w:ins w:id="170" w:author="张宏涛" w:date="2024-08-12T15:34:39Z">
        <w:r>
          <w:rPr>
            <w:rFonts w:hint="eastAsia" w:ascii="宋体" w:hAnsi="宋体" w:cs="宋体"/>
            <w:i w:val="0"/>
            <w:caps w:val="0"/>
            <w:color w:val="auto"/>
            <w:spacing w:val="0"/>
            <w:sz w:val="21"/>
            <w:szCs w:val="21"/>
            <w:shd w:val="clear" w:fill="auto"/>
            <w:lang w:val="en-US" w:eastAsia="zh-CN" w:bidi="ar"/>
          </w:rPr>
          <w:t>：</w:t>
        </w:r>
      </w:ins>
      <w:ins w:id="171" w:author="张宏涛" w:date="2024-08-12T15:34:44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 xml:space="preserve">AF </w:t>
        </w:r>
      </w:ins>
      <w:ins w:id="172" w:author="张宏涛" w:date="2024-08-12T15:34:44Z">
        <w:r>
          <w:rPr>
            <w:rFonts w:ascii="Times New Roman"/>
          </w:rPr>
          <w:t>&lt;</w:t>
        </w:r>
      </w:ins>
      <w:ins w:id="173" w:author="张宏涛" w:date="2024-08-12T15:34:44Z">
        <w:r>
          <w:rPr>
            <w:rFonts w:hint="eastAsia" w:ascii="Times New Roman"/>
          </w:rPr>
          <w:t xml:space="preserve">===&gt; </w:t>
        </w:r>
      </w:ins>
      <w:ins w:id="174" w:author="张宏涛" w:date="2024-08-12T15:34:44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>SF</w:t>
        </w:r>
      </w:ins>
    </w:p>
    <w:p>
      <w:pPr>
        <w:autoSpaceDE/>
        <w:autoSpaceDN/>
        <w:adjustRightInd/>
        <w:ind w:firstLine="420" w:firstLineChars="200"/>
        <w:jc w:val="both"/>
        <w:textAlignment w:val="auto"/>
        <w:rPr>
          <w:ins w:id="175" w:author="张宏涛" w:date="2024-08-12T15:36:32Z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auto"/>
          <w:lang w:eastAsia="zh-CN" w:bidi="ar"/>
        </w:rPr>
      </w:pPr>
      <w:ins w:id="176" w:author="ZTE_WuFan" w:date="2024-08-12T14:40:20Z">
        <w:r>
          <w:rPr>
            <w:rFonts w:hint="eastAsia" w:ascii="宋体" w:hAnsi="宋体" w:eastAsia="宋体" w:cs="宋体"/>
            <w:i w:val="0"/>
            <w:caps w:val="0"/>
            <w:color w:val="auto"/>
            <w:spacing w:val="0"/>
            <w:sz w:val="21"/>
            <w:szCs w:val="21"/>
            <w:shd w:val="clear" w:fill="auto"/>
            <w:lang w:eastAsia="zh-CN" w:bidi="ar"/>
          </w:rPr>
          <w:t>QuerySenseTaskResp</w:t>
        </w:r>
      </w:ins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280"/>
        <w:gridCol w:w="3170"/>
        <w:gridCol w:w="1680"/>
        <w:gridCol w:w="10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77" w:author="张宏涛" w:date="2024-08-12T15:36:43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78" w:author="张宏涛" w:date="2024-08-12T15:36:43Z"/>
                <w:rFonts w:ascii="Times New Roman" w:hAnsi="华文仿宋"/>
                <w:sz w:val="16"/>
                <w:szCs w:val="16"/>
              </w:rPr>
            </w:pPr>
            <w:ins w:id="179" w:author="张宏涛" w:date="2024-08-12T15:36:43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字段名称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80" w:author="张宏涛" w:date="2024-08-12T15:36:43Z"/>
                <w:rFonts w:ascii="Times New Roman" w:hAnsi="华文仿宋"/>
                <w:sz w:val="16"/>
                <w:szCs w:val="16"/>
              </w:rPr>
            </w:pPr>
            <w:ins w:id="181" w:author="张宏涛" w:date="2024-08-12T15:36:43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类型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82" w:author="张宏涛" w:date="2024-08-12T15:36:43Z"/>
                <w:rFonts w:ascii="Times New Roman" w:hAnsi="华文仿宋"/>
                <w:sz w:val="16"/>
                <w:szCs w:val="16"/>
              </w:rPr>
            </w:pPr>
            <w:ins w:id="183" w:author="张宏涛" w:date="2024-08-12T15:36:43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备注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84" w:author="张宏涛" w:date="2024-08-12T15:36:43Z"/>
                <w:rFonts w:ascii="Times New Roman" w:hAnsi="华文仿宋"/>
                <w:sz w:val="16"/>
                <w:szCs w:val="16"/>
              </w:rPr>
            </w:pPr>
            <w:ins w:id="185" w:author="张宏涛" w:date="2024-08-12T15:36:43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ins w:id="186" w:author="张宏涛" w:date="2024-08-12T15:36:43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示例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87" w:author="张宏涛" w:date="2024-08-12T15:36:43Z"/>
                <w:rFonts w:ascii="Times New Roman" w:hAnsi="华文仿宋"/>
                <w:sz w:val="16"/>
                <w:szCs w:val="16"/>
              </w:rPr>
            </w:pPr>
            <w:ins w:id="188" w:author="张宏涛" w:date="2024-08-12T15:36:43Z">
              <w:r>
                <w:rPr>
                  <w:rFonts w:ascii="微软雅黑" w:hAnsi="微软雅黑" w:eastAsia="微软雅黑" w:cs="微软雅黑"/>
                  <w:b/>
                  <w:bCs/>
                  <w:sz w:val="16"/>
                  <w:szCs w:val="16"/>
                  <w:lang w:eastAsia="zh-CN" w:bidi="ar"/>
                </w:rPr>
                <w:t>可选/必选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89" w:author="张宏涛" w:date="2024-08-12T15:36:43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90" w:author="张宏涛" w:date="2024-08-12T15:36:43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191" w:author="张宏涛" w:date="2024-08-12T15:36:43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SfDevId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92" w:author="张宏涛" w:date="2024-08-12T15:36:43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193" w:author="张宏涛" w:date="2024-08-12T15:36:43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Uint32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194" w:author="张宏涛" w:date="2024-08-12T15:36:43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  <w:ins w:id="195" w:author="张宏涛" w:date="2024-08-12T15:36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感知功能S</w:t>
              </w:r>
            </w:ins>
            <w:ins w:id="196" w:author="张宏涛" w:date="2024-08-12T15:36:43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F</w:t>
              </w:r>
            </w:ins>
            <w:ins w:id="197" w:author="张宏涛" w:date="2024-08-12T15:36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网元编号。统一规划，全局唯一，通过配置设置。</w:t>
              </w:r>
            </w:ins>
            <w:ins w:id="198" w:author="张宏涛" w:date="2024-08-12T15:36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参考3.1.1中</w:t>
              </w:r>
            </w:ins>
            <w:ins w:id="199" w:author="张宏涛" w:date="2024-08-12T15:36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bidi="ar"/>
                </w:rPr>
                <w:t>SfDevId</w:t>
              </w:r>
            </w:ins>
            <w:ins w:id="200" w:author="张宏涛" w:date="2024-08-12T15:36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定义。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01" w:author="张宏涛" w:date="2024-08-12T15:36:43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202" w:author="张宏涛" w:date="2024-08-12T15:36:43Z"/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</w:pPr>
            <w:ins w:id="203" w:author="张宏涛" w:date="2024-08-12T15:36:43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04" w:author="张宏涛" w:date="2024-08-12T15:36:43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05" w:author="张宏涛" w:date="2024-08-12T15:36:43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206" w:author="张宏涛" w:date="2024-08-12T15:42:23Z">
              <w:r>
                <w:rPr>
                  <w:rFonts w:ascii="微软雅黑" w:hAnsi="微软雅黑" w:eastAsia="微软雅黑" w:cs="微软雅黑"/>
                  <w:i w:val="0"/>
                  <w:iCs w:val="0"/>
                  <w:caps w:val="0"/>
                  <w:color w:val="1D1D1A"/>
                  <w:spacing w:val="0"/>
                  <w:sz w:val="16"/>
                  <w:szCs w:val="16"/>
                  <w:shd w:val="clear" w:fill="FFFFFF"/>
                </w:rPr>
                <w:t>AfId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07" w:author="张宏涛" w:date="2024-08-12T15:36:43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208" w:author="张宏涛" w:date="2024-08-12T15:36:43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Uint32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09" w:author="张宏涛" w:date="2024-08-12T15:36:43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210" w:author="张宏涛" w:date="2024-08-12T15:36:43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  <w:vertAlign w:val="baseline"/>
                </w:rPr>
                <w:t>应用服务AF网元编号。不同的AF平台ID不同，全局唯一。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11" w:author="张宏涛" w:date="2024-08-12T15:36:43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212" w:author="张宏涛" w:date="2024-08-12T15:36:43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213" w:author="张宏涛" w:date="2024-08-12T15:36:43Z">
              <w:r>
                <w:rPr>
                  <w:rFonts w:ascii="微软雅黑" w:hAnsi="微软雅黑" w:eastAsia="微软雅黑" w:cs="微软雅黑"/>
                  <w:bCs/>
                  <w:sz w:val="16"/>
                  <w:szCs w:val="16"/>
                  <w:lang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14" w:author="张宏涛" w:date="2024-08-12T15:36:44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15" w:author="张宏涛" w:date="2024-08-12T15:36:44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216" w:author="张宏涛" w:date="2024-08-12T15:37:08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kern w:val="0"/>
                  <w:sz w:val="16"/>
                  <w:szCs w:val="16"/>
                  <w:lang w:val="en-US" w:eastAsia="zh-CN" w:bidi="ar"/>
                </w:rPr>
                <w:t>TaskIDNum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17" w:author="张宏涛" w:date="2024-08-12T15:36:44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218" w:author="张宏涛" w:date="2024-08-12T15:37:03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kern w:val="0"/>
                  <w:sz w:val="16"/>
                  <w:szCs w:val="16"/>
                  <w:lang w:val="en-US" w:eastAsia="zh-CN" w:bidi="ar"/>
                </w:rPr>
                <w:t>Uint32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19" w:author="张宏涛" w:date="2024-08-12T15:36:44Z"/>
                <w:rFonts w:hint="eastAsia" w:ascii="微软雅黑" w:hAnsi="微软雅黑" w:eastAsia="微软雅黑" w:cs="微软雅黑"/>
                <w:i w:val="0"/>
                <w:caps w:val="0"/>
                <w:color w:val="1D1D1A"/>
                <w:spacing w:val="0"/>
                <w:sz w:val="16"/>
                <w:szCs w:val="16"/>
                <w:vertAlign w:val="baseline"/>
              </w:rPr>
            </w:pPr>
            <w:ins w:id="220" w:author="张宏涛" w:date="2024-08-12T15:36:58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kern w:val="0"/>
                  <w:sz w:val="16"/>
                  <w:szCs w:val="16"/>
                  <w:lang w:val="en-US" w:eastAsia="zh-CN" w:bidi="ar"/>
                </w:rPr>
                <w:t>任务数量，暂定最大任务数量100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21" w:author="张宏涛" w:date="2024-08-12T15:36:44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222" w:author="张宏涛" w:date="2024-08-12T15:36:44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223" w:author="张宏涛" w:date="2024-08-12T15:38:12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24" w:author="张宏涛" w:date="2024-08-12T15:36:45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25" w:author="张宏涛" w:date="2024-08-12T15:36:45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226" w:author="张宏涛" w:date="2024-08-12T15:37:2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TaskIDList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27" w:author="张宏涛" w:date="2024-08-12T15:36:45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228" w:author="张宏涛" w:date="2024-08-12T15:37:20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List&lt;TaskID&gt;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29" w:author="张宏涛" w:date="2024-08-12T15:36:45Z"/>
                <w:rFonts w:hint="eastAsia" w:ascii="微软雅黑" w:hAnsi="微软雅黑" w:eastAsia="微软雅黑" w:cs="微软雅黑"/>
                <w:i w:val="0"/>
                <w:caps w:val="0"/>
                <w:color w:val="1D1D1A"/>
                <w:spacing w:val="0"/>
                <w:sz w:val="16"/>
                <w:szCs w:val="16"/>
                <w:vertAlign w:val="baseline"/>
              </w:rPr>
            </w:pPr>
            <w:ins w:id="230" w:author="张宏涛" w:date="2024-08-12T15:37:1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kern w:val="0"/>
                  <w:sz w:val="16"/>
                  <w:szCs w:val="16"/>
                  <w:lang w:val="en-US" w:eastAsia="zh-CN" w:bidi="ar"/>
                </w:rPr>
                <w:t>具体的任务ID列表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31" w:author="张宏涛" w:date="2024-08-12T15:36:45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232" w:author="张宏涛" w:date="2024-08-12T15:36:45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233" w:author="张宏涛" w:date="2024-08-12T15:38:17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34" w:author="张宏涛" w:date="2024-08-12T15:36:46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35" w:author="张宏涛" w:date="2024-08-12T15:36:46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236" w:author="张宏涛" w:date="2024-08-12T15:37:43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ResultStatus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37" w:author="张宏涛" w:date="2024-08-12T15:36:46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238" w:author="张宏涛" w:date="2024-08-12T15:37:29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Uint8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39" w:author="张宏涛" w:date="2024-08-12T15:36:46Z"/>
                <w:rFonts w:hint="eastAsia" w:ascii="微软雅黑" w:hAnsi="微软雅黑" w:eastAsia="微软雅黑" w:cs="微软雅黑"/>
                <w:i w:val="0"/>
                <w:caps w:val="0"/>
                <w:color w:val="1D1D1A"/>
                <w:spacing w:val="0"/>
                <w:sz w:val="16"/>
                <w:szCs w:val="16"/>
                <w:vertAlign w:val="baseline"/>
              </w:rPr>
            </w:pPr>
            <w:ins w:id="240" w:author="张宏涛" w:date="2024-08-12T15:37:39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结果状态，成功、失败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41" w:author="张宏涛" w:date="2024-08-12T15:38:01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242" w:author="张宏涛" w:date="2024-08-12T15:38:0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43" w:author="张宏涛" w:date="2024-08-12T15:38:01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244" w:author="张宏涛" w:date="2024-08-12T15:38:01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0：Success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45" w:author="张宏涛" w:date="2024-08-12T15:36:46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246" w:author="张宏涛" w:date="2024-08-12T15:38:01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1：Fail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247" w:author="张宏涛" w:date="2024-08-12T15:36:46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248" w:author="张宏涛" w:date="2024-08-12T15:38:21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49" w:author="张宏涛" w:date="2024-08-12T15:36:48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50" w:author="张宏涛" w:date="2024-08-12T15:36:48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251" w:author="张宏涛" w:date="2024-08-12T15:37:47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FailureResaon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52" w:author="张宏涛" w:date="2024-08-12T15:36:48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253" w:author="张宏涛" w:date="2024-08-12T15:37:33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String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54" w:author="张宏涛" w:date="2024-08-12T15:36:48Z"/>
                <w:rFonts w:hint="eastAsia" w:ascii="微软雅黑" w:hAnsi="微软雅黑" w:eastAsia="微软雅黑" w:cs="微软雅黑"/>
                <w:i w:val="0"/>
                <w:caps w:val="0"/>
                <w:color w:val="1D1D1A"/>
                <w:spacing w:val="0"/>
                <w:sz w:val="16"/>
                <w:szCs w:val="16"/>
                <w:vertAlign w:val="baseline"/>
              </w:rPr>
            </w:pPr>
            <w:ins w:id="255" w:author="张宏涛" w:date="2024-08-12T15:37:52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失败原因（最大长度</w:t>
              </w:r>
            </w:ins>
            <w:ins w:id="256" w:author="张宏涛" w:date="2024-08-12T15:37:52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  <w:lang w:val="en-US" w:eastAsia="zh-CN"/>
                </w:rPr>
                <w:t>128</w:t>
              </w:r>
            </w:ins>
            <w:ins w:id="257" w:author="张宏涛" w:date="2024-08-12T15:37:52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）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58" w:author="张宏涛" w:date="2024-08-12T15:36:48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259" w:author="张宏涛" w:date="2024-08-12T15:36:48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260" w:author="张宏涛" w:date="2024-08-12T15:38:23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</w:tr>
    </w:tbl>
    <w:p>
      <w:pPr>
        <w:autoSpaceDE/>
        <w:autoSpaceDN/>
        <w:adjustRightInd/>
        <w:ind w:firstLine="0" w:firstLineChars="0"/>
        <w:jc w:val="both"/>
        <w:textAlignment w:val="auto"/>
        <w:rPr>
          <w:ins w:id="261" w:author="ZTE_WuFan" w:date="2024-08-12T15:08:08Z"/>
          <w:rFonts w:hint="eastAsia" w:ascii="宋体" w:hAnsi="宋体" w:cs="宋体"/>
          <w:sz w:val="21"/>
          <w:szCs w:val="21"/>
          <w:lang w:eastAsia="zh-CN" w:bidi="ar"/>
        </w:rPr>
      </w:pPr>
    </w:p>
    <w:p>
      <w:pPr>
        <w:pStyle w:val="94"/>
        <w:numPr>
          <w:ilvl w:val="2"/>
          <w:numId w:val="5"/>
        </w:numPr>
        <w:autoSpaceDE w:val="0"/>
        <w:autoSpaceDN w:val="0"/>
        <w:adjustRightInd w:val="0"/>
        <w:snapToGrid w:val="0"/>
        <w:spacing w:before="120" w:after="120" w:line="360" w:lineRule="auto"/>
        <w:ind w:left="227" w:firstLine="482" w:firstLineChars="200"/>
        <w:jc w:val="both"/>
        <w:textAlignment w:val="baseline"/>
        <w:rPr>
          <w:ins w:id="262" w:author="ZTE_WuFan" w:date="2024-08-12T15:09:30Z"/>
          <w:rFonts w:hint="default" w:ascii="Times New Roman" w:hAnsi="Times New Roman"/>
          <w:sz w:val="24"/>
          <w:szCs w:val="24"/>
          <w:lang w:eastAsia="zh-CN" w:bidi="ar"/>
        </w:rPr>
      </w:pPr>
      <w:ins w:id="263" w:author="ZTE_WuFan" w:date="2024-08-12T15:09:58Z">
        <w:r>
          <w:rPr>
            <w:rFonts w:hint="eastAsia" w:ascii="Times New Roman" w:hAnsi="Times New Roman" w:cs="Times New Roman"/>
            <w:i w:val="0"/>
            <w:caps w:val="0"/>
            <w:spacing w:val="0"/>
            <w:sz w:val="24"/>
            <w:szCs w:val="24"/>
            <w:shd w:val="clear"/>
            <w:lang w:val="en-US" w:eastAsia="zh-CN"/>
          </w:rPr>
          <w:t>重启</w:t>
        </w:r>
      </w:ins>
      <w:ins w:id="264" w:author="ZTE_WuFan" w:date="2024-08-12T15:09:30Z">
        <w:r>
          <w:rPr>
            <w:rFonts w:hint="eastAsia" w:ascii="Times New Roman" w:hAnsi="Times New Roman" w:cs="Times New Roman"/>
            <w:i w:val="0"/>
            <w:caps w:val="0"/>
            <w:spacing w:val="0"/>
            <w:sz w:val="24"/>
            <w:szCs w:val="24"/>
            <w:shd w:val="clear"/>
            <w:lang w:val="en-US" w:eastAsia="zh-CN"/>
          </w:rPr>
          <w:t>感知任务请求及响应</w:t>
        </w:r>
      </w:ins>
    </w:p>
    <w:p>
      <w:pPr>
        <w:keepNext w:val="0"/>
        <w:keepLines w:val="0"/>
        <w:widowControl/>
        <w:suppressLineNumbers w:val="0"/>
        <w:shd w:val="clear"/>
        <w:autoSpaceDE w:val="0"/>
        <w:autoSpaceDN w:val="0"/>
        <w:adjustRightInd w:val="0"/>
        <w:ind w:left="0" w:firstLine="420" w:firstLineChars="200"/>
        <w:jc w:val="both"/>
        <w:textAlignment w:val="baseline"/>
        <w:rPr>
          <w:ins w:id="265" w:author="ZTE_WuFan" w:date="2024-08-12T15:11:35Z"/>
          <w:rFonts w:hint="eastAsia" w:ascii="宋体" w:hAnsi="华文仿宋" w:eastAsia="宋体" w:cs="Times New Roman"/>
          <w:i w:val="0"/>
          <w:caps w:val="0"/>
          <w:spacing w:val="0"/>
          <w:sz w:val="21"/>
          <w:szCs w:val="21"/>
          <w:lang w:eastAsia="zh-CN" w:bidi="ar"/>
        </w:rPr>
      </w:pPr>
      <w:ins w:id="266" w:author="ZTE_WuFan" w:date="2024-08-12T15:11:35Z">
        <w:r>
          <w:rPr>
            <w:rFonts w:hint="eastAsia" w:ascii="宋体" w:hAnsi="华文仿宋" w:eastAsia="宋体" w:cs="Times New Roman"/>
            <w:i w:val="0"/>
            <w:caps w:val="0"/>
            <w:spacing w:val="0"/>
            <w:sz w:val="21"/>
            <w:szCs w:val="21"/>
            <w:shd w:val="clear"/>
            <w:lang w:eastAsia="zh-CN" w:bidi="ar"/>
          </w:rPr>
          <w:t>SF发现任务缺少，主动要求AF下发任务。AF使用现有启动任务接口重新下发任务。（如AF主动发现任务缺少，可以通过现有启动任务接口操作）</w:t>
        </w:r>
      </w:ins>
    </w:p>
    <w:p>
      <w:pPr>
        <w:keepNext w:val="0"/>
        <w:keepLines w:val="0"/>
        <w:widowControl/>
        <w:suppressLineNumbers w:val="0"/>
        <w:shd w:val="clear"/>
        <w:autoSpaceDE w:val="0"/>
        <w:autoSpaceDN w:val="0"/>
        <w:adjustRightInd w:val="0"/>
        <w:ind w:left="0" w:firstLine="420" w:firstLineChars="200"/>
        <w:jc w:val="both"/>
        <w:textAlignment w:val="baseline"/>
        <w:rPr>
          <w:ins w:id="267" w:author="ZTE_WuFan" w:date="2024-08-12T15:11:35Z"/>
          <w:rFonts w:hint="eastAsia" w:ascii="宋体" w:hAnsi="华文仿宋" w:cs="Times New Roman"/>
          <w:i w:val="0"/>
          <w:caps w:val="0"/>
          <w:spacing w:val="0"/>
          <w:sz w:val="21"/>
          <w:szCs w:val="21"/>
          <w:lang w:eastAsia="zh-CN" w:bidi="ar"/>
        </w:rPr>
      </w:pPr>
      <w:ins w:id="268" w:author="ZTE_WuFan" w:date="2024-08-12T15:11:35Z">
        <w:r>
          <w:rPr>
            <w:rFonts w:hint="eastAsia" w:ascii="宋体" w:hAnsi="华文仿宋" w:eastAsia="宋体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>方向：S</w:t>
        </w:r>
      </w:ins>
      <w:ins w:id="269" w:author="ZTE_WuFan" w:date="2024-08-12T15:11:35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>F ===&gt; AF</w:t>
        </w:r>
      </w:ins>
    </w:p>
    <w:p>
      <w:pPr>
        <w:keepNext w:val="0"/>
        <w:keepLines w:val="0"/>
        <w:widowControl/>
        <w:suppressLineNumbers w:val="0"/>
        <w:shd w:val="clear"/>
        <w:autoSpaceDE w:val="0"/>
        <w:autoSpaceDN w:val="0"/>
        <w:adjustRightInd w:val="0"/>
        <w:ind w:left="0" w:firstLine="420" w:firstLineChars="200"/>
        <w:jc w:val="both"/>
        <w:textAlignment w:val="baseline"/>
        <w:rPr>
          <w:ins w:id="270" w:author="张宏涛" w:date="2024-08-12T15:39:10Z"/>
          <w:rFonts w:hint="eastAsia" w:ascii="宋体" w:hAnsi="华文仿宋" w:cs="Times New Roman"/>
          <w:i w:val="0"/>
          <w:caps w:val="0"/>
          <w:spacing w:val="0"/>
          <w:sz w:val="21"/>
          <w:szCs w:val="21"/>
          <w:shd w:val="clear"/>
          <w:vertAlign w:val="baseline"/>
          <w:lang w:eastAsia="zh-CN" w:bidi="ar"/>
        </w:rPr>
      </w:pPr>
      <w:ins w:id="271" w:author="ZTE_WuFan" w:date="2024-08-12T15:11:35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>ReStartSenseTaskReq</w:t>
        </w:r>
      </w:ins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280"/>
        <w:gridCol w:w="3170"/>
        <w:gridCol w:w="1680"/>
        <w:gridCol w:w="10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72" w:author="张宏涛" w:date="2024-08-12T15:39:26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73" w:author="张宏涛" w:date="2024-08-12T15:39:26Z"/>
                <w:rFonts w:ascii="Times New Roman" w:hAnsi="华文仿宋"/>
                <w:sz w:val="16"/>
                <w:szCs w:val="16"/>
              </w:rPr>
            </w:pPr>
            <w:ins w:id="274" w:author="张宏涛" w:date="2024-08-12T15:39:26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字段名称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75" w:author="张宏涛" w:date="2024-08-12T15:39:26Z"/>
                <w:rFonts w:ascii="Times New Roman" w:hAnsi="华文仿宋"/>
                <w:sz w:val="16"/>
                <w:szCs w:val="16"/>
              </w:rPr>
            </w:pPr>
            <w:ins w:id="276" w:author="张宏涛" w:date="2024-08-12T15:39:26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类型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77" w:author="张宏涛" w:date="2024-08-12T15:39:26Z"/>
                <w:rFonts w:ascii="Times New Roman" w:hAnsi="华文仿宋"/>
                <w:sz w:val="16"/>
                <w:szCs w:val="16"/>
              </w:rPr>
            </w:pPr>
            <w:ins w:id="278" w:author="张宏涛" w:date="2024-08-12T15:39:26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备注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79" w:author="张宏涛" w:date="2024-08-12T15:39:26Z"/>
                <w:rFonts w:ascii="Times New Roman" w:hAnsi="华文仿宋"/>
                <w:sz w:val="16"/>
                <w:szCs w:val="16"/>
              </w:rPr>
            </w:pPr>
            <w:ins w:id="280" w:author="张宏涛" w:date="2024-08-12T15:39:26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ins w:id="281" w:author="张宏涛" w:date="2024-08-12T15:39:26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示例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82" w:author="张宏涛" w:date="2024-08-12T15:39:26Z"/>
                <w:rFonts w:ascii="Times New Roman" w:hAnsi="华文仿宋"/>
                <w:sz w:val="16"/>
                <w:szCs w:val="16"/>
              </w:rPr>
            </w:pPr>
            <w:ins w:id="283" w:author="张宏涛" w:date="2024-08-12T15:39:26Z">
              <w:r>
                <w:rPr>
                  <w:rFonts w:ascii="微软雅黑" w:hAnsi="微软雅黑" w:eastAsia="微软雅黑" w:cs="微软雅黑"/>
                  <w:b/>
                  <w:bCs/>
                  <w:sz w:val="16"/>
                  <w:szCs w:val="16"/>
                  <w:lang w:eastAsia="zh-CN" w:bidi="ar"/>
                </w:rPr>
                <w:t>可选/必选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84" w:author="张宏涛" w:date="2024-08-12T15:39:26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85" w:author="张宏涛" w:date="2024-08-12T15:39:26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286" w:author="张宏涛" w:date="2024-08-12T15:39:26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SfDevId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87" w:author="张宏涛" w:date="2024-08-12T15:39:26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288" w:author="张宏涛" w:date="2024-08-12T15:39:26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Uint32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89" w:author="张宏涛" w:date="2024-08-12T15:39:26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  <w:ins w:id="290" w:author="张宏涛" w:date="2024-08-12T15:39:2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感知功能S</w:t>
              </w:r>
            </w:ins>
            <w:ins w:id="291" w:author="张宏涛" w:date="2024-08-12T15:39:26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F</w:t>
              </w:r>
            </w:ins>
            <w:ins w:id="292" w:author="张宏涛" w:date="2024-08-12T15:39:2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网元编号。统一规划，全局唯一，通过配置设置。</w:t>
              </w:r>
            </w:ins>
            <w:ins w:id="293" w:author="张宏涛" w:date="2024-08-12T15:39:2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参考3.1.1中</w:t>
              </w:r>
            </w:ins>
            <w:ins w:id="294" w:author="张宏涛" w:date="2024-08-12T15:39:2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bidi="ar"/>
                </w:rPr>
                <w:t>SfDevId</w:t>
              </w:r>
            </w:ins>
            <w:ins w:id="295" w:author="张宏涛" w:date="2024-08-12T15:39:2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定义。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296" w:author="张宏涛" w:date="2024-08-12T15:39:26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297" w:author="张宏涛" w:date="2024-08-12T15:39:26Z"/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</w:pPr>
            <w:ins w:id="298" w:author="张宏涛" w:date="2024-08-12T15:39:26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99" w:author="张宏涛" w:date="2024-08-12T15:39:26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00" w:author="张宏涛" w:date="2024-08-12T15:39:26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301" w:author="张宏涛" w:date="2024-08-12T15:39:26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kern w:val="0"/>
                  <w:sz w:val="16"/>
                  <w:szCs w:val="16"/>
                  <w:lang w:val="en-US" w:eastAsia="zh-CN" w:bidi="ar"/>
                </w:rPr>
                <w:t>TaskIDNum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02" w:author="张宏涛" w:date="2024-08-12T15:39:26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303" w:author="张宏涛" w:date="2024-08-12T15:39:26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kern w:val="0"/>
                  <w:sz w:val="16"/>
                  <w:szCs w:val="16"/>
                  <w:lang w:val="en-US" w:eastAsia="zh-CN" w:bidi="ar"/>
                </w:rPr>
                <w:t>Uint32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04" w:author="张宏涛" w:date="2024-08-12T15:39:26Z"/>
                <w:rFonts w:hint="eastAsia" w:ascii="微软雅黑" w:hAnsi="微软雅黑" w:eastAsia="微软雅黑" w:cs="微软雅黑"/>
                <w:i w:val="0"/>
                <w:caps w:val="0"/>
                <w:color w:val="1D1D1A"/>
                <w:spacing w:val="0"/>
                <w:sz w:val="16"/>
                <w:szCs w:val="16"/>
                <w:vertAlign w:val="baseline"/>
              </w:rPr>
            </w:pPr>
            <w:ins w:id="305" w:author="张宏涛" w:date="2024-08-12T15:39:26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kern w:val="0"/>
                  <w:sz w:val="16"/>
                  <w:szCs w:val="16"/>
                  <w:lang w:val="en-US" w:eastAsia="zh-CN" w:bidi="ar"/>
                </w:rPr>
                <w:t>任务数量，暂定最大任务数量100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06" w:author="张宏涛" w:date="2024-08-12T15:39:26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307" w:author="张宏涛" w:date="2024-08-12T15:39:26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308" w:author="张宏涛" w:date="2024-08-12T15:39:26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09" w:author="张宏涛" w:date="2024-08-12T15:39:26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10" w:author="张宏涛" w:date="2024-08-12T15:39:26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311" w:author="张宏涛" w:date="2024-08-12T15:39:26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TaskIDList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12" w:author="张宏涛" w:date="2024-08-12T15:39:26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313" w:author="张宏涛" w:date="2024-08-12T15:39:26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List&lt;TaskID&gt;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14" w:author="张宏涛" w:date="2024-08-12T15:39:26Z"/>
                <w:rFonts w:hint="eastAsia" w:ascii="微软雅黑" w:hAnsi="微软雅黑" w:eastAsia="微软雅黑" w:cs="微软雅黑"/>
                <w:i w:val="0"/>
                <w:caps w:val="0"/>
                <w:color w:val="1D1D1A"/>
                <w:spacing w:val="0"/>
                <w:sz w:val="16"/>
                <w:szCs w:val="16"/>
                <w:vertAlign w:val="baseline"/>
              </w:rPr>
            </w:pPr>
            <w:ins w:id="315" w:author="张宏涛" w:date="2024-08-12T15:39:26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kern w:val="0"/>
                  <w:sz w:val="16"/>
                  <w:szCs w:val="16"/>
                  <w:lang w:val="en-US" w:eastAsia="zh-CN" w:bidi="ar"/>
                </w:rPr>
                <w:t>具体的任务ID列表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16" w:author="张宏涛" w:date="2024-08-12T15:39:26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317" w:author="张宏涛" w:date="2024-08-12T15:39:26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318" w:author="张宏涛" w:date="2024-08-12T15:39:26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必选</w:t>
              </w:r>
            </w:ins>
          </w:p>
        </w:tc>
      </w:tr>
    </w:tbl>
    <w:p>
      <w:pPr>
        <w:keepNext w:val="0"/>
        <w:keepLines w:val="0"/>
        <w:widowControl/>
        <w:suppressLineNumbers w:val="0"/>
        <w:shd w:val="clear"/>
        <w:autoSpaceDE w:val="0"/>
        <w:autoSpaceDN w:val="0"/>
        <w:adjustRightInd w:val="0"/>
        <w:ind w:left="0" w:firstLine="420" w:firstLineChars="200"/>
        <w:jc w:val="both"/>
        <w:textAlignment w:val="baseline"/>
        <w:rPr>
          <w:ins w:id="319" w:author="张宏涛" w:date="2024-08-12T15:39:54Z"/>
          <w:rFonts w:hint="eastAsia" w:ascii="宋体" w:hAnsi="华文仿宋" w:cs="Times New Roman"/>
          <w:i w:val="0"/>
          <w:caps w:val="0"/>
          <w:spacing w:val="0"/>
          <w:sz w:val="21"/>
          <w:szCs w:val="21"/>
          <w:shd w:val="clear"/>
          <w:vertAlign w:val="baseline"/>
          <w:lang w:eastAsia="zh-CN" w:bidi="ar"/>
        </w:rPr>
      </w:pPr>
    </w:p>
    <w:p>
      <w:pPr>
        <w:keepNext w:val="0"/>
        <w:keepLines w:val="0"/>
        <w:widowControl/>
        <w:suppressLineNumbers w:val="0"/>
        <w:shd w:val="clear"/>
        <w:autoSpaceDE w:val="0"/>
        <w:autoSpaceDN w:val="0"/>
        <w:adjustRightInd w:val="0"/>
        <w:ind w:left="0" w:firstLine="420" w:firstLineChars="200"/>
        <w:jc w:val="both"/>
        <w:textAlignment w:val="baseline"/>
        <w:rPr>
          <w:ins w:id="320" w:author="张宏涛" w:date="2024-08-12T15:39:47Z"/>
          <w:rFonts w:hint="eastAsia" w:ascii="宋体" w:hAnsi="华文仿宋" w:cs="Times New Roman"/>
          <w:i w:val="0"/>
          <w:caps w:val="0"/>
          <w:spacing w:val="0"/>
          <w:sz w:val="21"/>
          <w:szCs w:val="21"/>
          <w:shd w:val="clear"/>
          <w:vertAlign w:val="baseline"/>
          <w:lang w:eastAsia="zh-CN" w:bidi="ar"/>
        </w:rPr>
      </w:pPr>
      <w:ins w:id="321" w:author="张宏涛" w:date="2024-08-12T15:39:55Z">
        <w:r>
          <w:rPr>
            <w:rFonts w:hint="eastAsia" w:ascii="宋体" w:hAnsi="华文仿宋" w:eastAsia="宋体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>方向：</w:t>
        </w:r>
      </w:ins>
      <w:ins w:id="322" w:author="张宏涛" w:date="2024-08-12T15:39:59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val="en-US" w:eastAsia="zh-CN" w:bidi="ar"/>
          </w:rPr>
          <w:t>A</w:t>
        </w:r>
      </w:ins>
      <w:ins w:id="323" w:author="张宏涛" w:date="2024-08-12T15:39:55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 xml:space="preserve">F ===&gt; </w:t>
        </w:r>
      </w:ins>
      <w:ins w:id="324" w:author="张宏涛" w:date="2024-08-12T15:40:02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val="en-US" w:eastAsia="zh-CN" w:bidi="ar"/>
          </w:rPr>
          <w:t>S</w:t>
        </w:r>
      </w:ins>
      <w:ins w:id="325" w:author="张宏涛" w:date="2024-08-12T15:39:55Z">
        <w:r>
          <w:rPr>
            <w:rFonts w:hint="eastAsia" w:ascii="宋体" w:hAnsi="华文仿宋" w:cs="Times New Roman"/>
            <w:i w:val="0"/>
            <w:caps w:val="0"/>
            <w:spacing w:val="0"/>
            <w:sz w:val="21"/>
            <w:szCs w:val="21"/>
            <w:shd w:val="clear"/>
            <w:vertAlign w:val="baseline"/>
            <w:lang w:eastAsia="zh-CN" w:bidi="ar"/>
          </w:rPr>
          <w:t>F</w:t>
        </w:r>
      </w:ins>
    </w:p>
    <w:p>
      <w:pPr>
        <w:keepNext w:val="0"/>
        <w:keepLines w:val="0"/>
        <w:widowControl/>
        <w:suppressLineNumbers w:val="0"/>
        <w:shd w:val="clear"/>
        <w:autoSpaceDE w:val="0"/>
        <w:autoSpaceDN w:val="0"/>
        <w:adjustRightInd w:val="0"/>
        <w:ind w:left="0" w:firstLine="420" w:firstLineChars="200"/>
        <w:jc w:val="both"/>
        <w:textAlignment w:val="baseline"/>
        <w:rPr>
          <w:ins w:id="326" w:author="张宏涛" w:date="2024-08-12T15:40:15Z"/>
          <w:rFonts w:hint="eastAsia" w:ascii="宋体" w:hAnsi="宋体" w:cs="宋体"/>
          <w:i w:val="0"/>
          <w:caps w:val="0"/>
          <w:color w:val="000000"/>
          <w:spacing w:val="0"/>
          <w:sz w:val="21"/>
          <w:szCs w:val="21"/>
          <w:shd w:val="clear" w:fill="FFFFFF"/>
          <w:vertAlign w:val="baseline"/>
          <w:lang w:eastAsia="zh-CN" w:bidi="ar"/>
        </w:rPr>
      </w:pPr>
      <w:ins w:id="327" w:author="张宏涛" w:date="2024-08-12T15:39:47Z">
        <w:r>
          <w:rPr>
            <w:rFonts w:hint="eastAsia" w:ascii="宋体" w:hAnsi="宋体" w:cs="宋体"/>
            <w:i w:val="0"/>
            <w:caps w:val="0"/>
            <w:color w:val="000000"/>
            <w:spacing w:val="0"/>
            <w:sz w:val="21"/>
            <w:szCs w:val="21"/>
            <w:shd w:val="clear" w:fill="FFFFFF"/>
            <w:vertAlign w:val="baseline"/>
            <w:lang w:eastAsia="zh-CN" w:bidi="ar"/>
          </w:rPr>
          <w:t>ReStartSenseTaskResp</w:t>
        </w:r>
      </w:ins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280"/>
        <w:gridCol w:w="3170"/>
        <w:gridCol w:w="1680"/>
        <w:gridCol w:w="10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28" w:author="张宏涛" w:date="2024-08-12T15:40:15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29" w:author="张宏涛" w:date="2024-08-12T15:40:15Z"/>
                <w:rFonts w:ascii="Times New Roman" w:hAnsi="华文仿宋"/>
                <w:sz w:val="21"/>
                <w:szCs w:val="21"/>
              </w:rPr>
            </w:pPr>
            <w:ins w:id="330" w:author="张宏涛" w:date="2024-08-12T15:40:15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字段名称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31" w:author="张宏涛" w:date="2024-08-12T15:40:15Z"/>
                <w:rFonts w:ascii="Times New Roman" w:hAnsi="华文仿宋"/>
                <w:sz w:val="21"/>
                <w:szCs w:val="21"/>
              </w:rPr>
            </w:pPr>
            <w:ins w:id="332" w:author="张宏涛" w:date="2024-08-12T15:40:15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类型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33" w:author="张宏涛" w:date="2024-08-12T15:40:15Z"/>
                <w:rFonts w:ascii="Times New Roman" w:hAnsi="华文仿宋"/>
                <w:sz w:val="21"/>
                <w:szCs w:val="21"/>
              </w:rPr>
            </w:pPr>
            <w:ins w:id="334" w:author="张宏涛" w:date="2024-08-12T15:40:15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备注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35" w:author="张宏涛" w:date="2024-08-12T15:40:15Z"/>
                <w:rFonts w:ascii="Times New Roman" w:hAnsi="华文仿宋"/>
                <w:sz w:val="21"/>
                <w:szCs w:val="21"/>
              </w:rPr>
            </w:pPr>
            <w:ins w:id="336" w:author="张宏涛" w:date="2024-08-12T15:40:15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ins w:id="337" w:author="张宏涛" w:date="2024-08-12T15:40:15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示例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38" w:author="张宏涛" w:date="2024-08-12T15:40:15Z"/>
                <w:rFonts w:ascii="Times New Roman" w:hAnsi="华文仿宋"/>
                <w:sz w:val="21"/>
                <w:szCs w:val="21"/>
              </w:rPr>
            </w:pPr>
            <w:ins w:id="339" w:author="张宏涛" w:date="2024-08-12T15:40:15Z">
              <w:r>
                <w:rPr>
                  <w:rFonts w:ascii="微软雅黑" w:hAnsi="微软雅黑" w:eastAsia="微软雅黑" w:cs="微软雅黑"/>
                  <w:b/>
                  <w:bCs/>
                  <w:sz w:val="16"/>
                  <w:szCs w:val="16"/>
                  <w:lang w:eastAsia="zh-CN" w:bidi="ar"/>
                </w:rPr>
                <w:t>可选/必选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40" w:author="张宏涛" w:date="2024-08-12T15:40:15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41" w:author="张宏涛" w:date="2024-08-12T15:40:15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342" w:author="张宏涛" w:date="2024-08-12T15:43:26Z">
              <w:r>
                <w:rPr>
                  <w:rFonts w:ascii="微软雅黑" w:hAnsi="微软雅黑" w:eastAsia="微软雅黑" w:cs="微软雅黑"/>
                  <w:i w:val="0"/>
                  <w:iCs w:val="0"/>
                  <w:caps w:val="0"/>
                  <w:color w:val="1D1D1A"/>
                  <w:spacing w:val="0"/>
                  <w:sz w:val="16"/>
                  <w:szCs w:val="16"/>
                  <w:shd w:val="clear" w:fill="FFFFFF"/>
                </w:rPr>
                <w:t>AfId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43" w:author="张宏涛" w:date="2024-08-12T15:40:15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344" w:author="张宏涛" w:date="2024-08-12T15:40:15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Uint32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45" w:author="张宏涛" w:date="2024-08-12T15:40:15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  <w:ins w:id="346" w:author="张宏涛" w:date="2024-08-12T15:43:43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  <w:vertAlign w:val="baseline"/>
                </w:rPr>
                <w:t>应用服务AF网元编号。不同的AF平台ID不同，全局唯一。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47" w:author="张宏涛" w:date="2024-08-12T15:40:15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348" w:author="张宏涛" w:date="2024-08-12T15:40:15Z"/>
                <w:rFonts w:ascii="微软雅黑" w:hAnsi="微软雅黑" w:eastAsia="微软雅黑" w:cs="微软雅黑"/>
                <w:b/>
                <w:bCs/>
                <w:color w:val="C00000"/>
                <w:sz w:val="16"/>
                <w:szCs w:val="16"/>
              </w:rPr>
            </w:pPr>
            <w:ins w:id="349" w:author="张宏涛" w:date="2024-08-12T15:40:15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50" w:author="张宏涛" w:date="2024-08-12T15:40:15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51" w:author="张宏涛" w:date="2024-08-12T15:40:15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352" w:author="张宏涛" w:date="2024-08-12T15:40:1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ResultStatus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53" w:author="张宏涛" w:date="2024-08-12T15:40:15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354" w:author="张宏涛" w:date="2024-08-12T15:40:1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Uint8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55" w:author="张宏涛" w:date="2024-08-12T15:40:15Z"/>
                <w:rFonts w:hint="eastAsia" w:ascii="微软雅黑" w:hAnsi="微软雅黑" w:eastAsia="微软雅黑" w:cs="微软雅黑"/>
                <w:i w:val="0"/>
                <w:caps w:val="0"/>
                <w:color w:val="1D1D1A"/>
                <w:spacing w:val="0"/>
                <w:sz w:val="16"/>
                <w:szCs w:val="16"/>
                <w:vertAlign w:val="baseline"/>
              </w:rPr>
            </w:pPr>
            <w:ins w:id="356" w:author="张宏涛" w:date="2024-08-12T15:40:1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结果状态，成功、失败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57" w:author="张宏涛" w:date="2024-08-12T15:40:15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358" w:author="张宏涛" w:date="2024-08-12T15:40:1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59" w:author="张宏涛" w:date="2024-08-12T15:40:15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360" w:author="张宏涛" w:date="2024-08-12T15:40:15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0：Success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61" w:author="张宏涛" w:date="2024-08-12T15:40:15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362" w:author="张宏涛" w:date="2024-08-12T15:40:15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1：Fail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363" w:author="张宏涛" w:date="2024-08-12T15:40:15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364" w:author="张宏涛" w:date="2024-08-12T15:40:15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必选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365" w:author="张宏涛" w:date="2024-08-12T15:40:15Z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66" w:author="张宏涛" w:date="2024-08-12T15:40:15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367" w:author="张宏涛" w:date="2024-08-12T15:40:1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FailureResaon</w:t>
              </w:r>
            </w:ins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68" w:author="张宏涛" w:date="2024-08-12T15:40:15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369" w:author="张宏涛" w:date="2024-08-12T15:40:1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String</w:t>
              </w:r>
            </w:ins>
          </w:p>
        </w:tc>
        <w:tc>
          <w:tcPr>
            <w:tcW w:w="17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70" w:author="张宏涛" w:date="2024-08-12T15:40:15Z"/>
                <w:rFonts w:hint="eastAsia" w:ascii="微软雅黑" w:hAnsi="微软雅黑" w:eastAsia="微软雅黑" w:cs="微软雅黑"/>
                <w:i w:val="0"/>
                <w:caps w:val="0"/>
                <w:color w:val="1D1D1A"/>
                <w:spacing w:val="0"/>
                <w:sz w:val="16"/>
                <w:szCs w:val="16"/>
                <w:vertAlign w:val="baseline"/>
              </w:rPr>
            </w:pPr>
            <w:ins w:id="371" w:author="张宏涛" w:date="2024-08-12T15:40:1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失败原因（最大长度</w:t>
              </w:r>
            </w:ins>
            <w:ins w:id="372" w:author="张宏涛" w:date="2024-08-12T15:40:1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  <w:lang w:val="en-US" w:eastAsia="zh-CN"/>
                </w:rPr>
                <w:t>128</w:t>
              </w:r>
            </w:ins>
            <w:ins w:id="373" w:author="张宏涛" w:date="2024-08-12T15:40:15Z">
              <w:r>
                <w:rPr>
                  <w:rFonts w:hint="eastAsia" w:ascii="微软雅黑" w:hAnsi="微软雅黑" w:eastAsia="微软雅黑" w:cs="微软雅黑"/>
                  <w:i w:val="0"/>
                  <w:caps w:val="0"/>
                  <w:color w:val="1D1D1A"/>
                  <w:spacing w:val="0"/>
                  <w:sz w:val="16"/>
                  <w:szCs w:val="16"/>
                </w:rPr>
                <w:t>）</w:t>
              </w:r>
            </w:ins>
          </w:p>
        </w:tc>
        <w:tc>
          <w:tcPr>
            <w:tcW w:w="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74" w:author="张宏涛" w:date="2024-08-12T15:40:15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rPr>
                <w:ins w:id="375" w:author="张宏涛" w:date="2024-08-12T15:40:15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376" w:author="张宏涛" w:date="2024-08-12T15:40:15Z">
              <w:r>
                <w:rPr>
                  <w:rFonts w:hint="eastAsia" w:ascii="微软雅黑" w:hAnsi="微软雅黑" w:eastAsia="微软雅黑" w:cs="微软雅黑"/>
                  <w:bCs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</w:tr>
    </w:tbl>
    <w:p>
      <w:pPr>
        <w:pStyle w:val="94"/>
        <w:numPr>
          <w:ilvl w:val="-1"/>
          <w:numId w:val="0"/>
        </w:numPr>
        <w:autoSpaceDE w:val="0"/>
        <w:autoSpaceDN w:val="0"/>
        <w:adjustRightInd w:val="0"/>
        <w:snapToGrid w:val="0"/>
        <w:spacing w:before="120" w:after="120" w:line="360" w:lineRule="auto"/>
        <w:ind w:left="0" w:firstLine="0" w:firstLineChars="0"/>
        <w:jc w:val="both"/>
        <w:textAlignment w:val="baseline"/>
        <w:outlineLvl w:val="9"/>
        <w:rPr>
          <w:rFonts w:hint="default" w:ascii="宋体" w:hAnsi="宋体" w:eastAsia="宋体" w:cs="宋体"/>
          <w:sz w:val="21"/>
          <w:szCs w:val="21"/>
          <w:lang w:eastAsia="zh-CN" w:bidi="ar"/>
        </w:rPr>
      </w:pPr>
    </w:p>
    <w:p>
      <w:pPr>
        <w:numPr>
          <w:ilvl w:val="1"/>
          <w:numId w:val="4"/>
        </w:numPr>
        <w:adjustRightInd w:val="0"/>
        <w:snapToGrid w:val="0"/>
        <w:spacing w:before="100" w:after="90" w:line="579" w:lineRule="auto"/>
        <w:ind w:left="340" w:hanging="170"/>
        <w:outlineLvl w:val="1"/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</w:pPr>
      <w:bookmarkStart w:id="17" w:name="_Toc1745285930"/>
      <w:r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  <w:t>用户面</w:t>
      </w:r>
      <w:bookmarkEnd w:id="17"/>
    </w:p>
    <w:p>
      <w:pPr>
        <w:pStyle w:val="94"/>
        <w:numPr>
          <w:ilvl w:val="2"/>
          <w:numId w:val="5"/>
        </w:numPr>
        <w:adjustRightInd w:val="0"/>
        <w:snapToGrid w:val="0"/>
        <w:spacing w:before="120" w:after="120" w:line="360" w:lineRule="auto"/>
        <w:ind w:left="227" w:leftChars="0" w:firstLine="170"/>
        <w:rPr>
          <w:rFonts w:ascii="Times New Roman" w:hAnsi="Times New Roman"/>
        </w:rPr>
      </w:pPr>
      <w:bookmarkStart w:id="18" w:name="_Toc1905482082"/>
      <w:r>
        <w:rPr>
          <w:rFonts w:hint="default" w:ascii="Times New Roman" w:hAnsi="Times New Roman"/>
        </w:rPr>
        <w:t>感知数据上报</w:t>
      </w:r>
      <w:bookmarkEnd w:id="18"/>
    </w:p>
    <w:p>
      <w:pPr>
        <w:pStyle w:val="112"/>
        <w:widowControl/>
        <w:rPr>
          <w:rFonts w:hint="default" w:cs="宋体"/>
        </w:rPr>
      </w:pPr>
      <w:r>
        <w:rPr>
          <w:rFonts w:hint="default" w:ascii="Times New Roman" w:hAnsi="Times New Roman"/>
        </w:rPr>
        <w:t>SF</w:t>
      </w:r>
      <w:r>
        <w:rPr>
          <w:rFonts w:cs="宋体"/>
        </w:rPr>
        <w:t>接收基站周期上报感知数据，经过可选的对数据做目标</w:t>
      </w:r>
      <w:r>
        <w:rPr>
          <w:rFonts w:hint="default" w:ascii="Times New Roman" w:hAnsi="Times New Roman"/>
        </w:rPr>
        <w:t>ID</w:t>
      </w:r>
      <w:r>
        <w:rPr>
          <w:rFonts w:cs="宋体"/>
        </w:rPr>
        <w:t>合并处理后，周期性上报数据给</w:t>
      </w:r>
      <w:r>
        <w:rPr>
          <w:rFonts w:hint="default" w:ascii="Times New Roman" w:hAnsi="Times New Roman"/>
        </w:rPr>
        <w:t>AF</w:t>
      </w:r>
      <w:r>
        <w:rPr>
          <w:rFonts w:cs="宋体"/>
        </w:rPr>
        <w:t>节点。如果在该周期内未感知到目标，则不上报SenseMeasurementReport。</w:t>
      </w:r>
    </w:p>
    <w:p>
      <w:pPr>
        <w:pStyle w:val="112"/>
        <w:widowControl/>
        <w:rPr>
          <w:rFonts w:hint="default" w:ascii="Times New Roman" w:cs="宋体"/>
        </w:rPr>
      </w:pPr>
      <w:r>
        <w:rPr>
          <w:rFonts w:hint="default" w:ascii="Times New Roman" w:hAnsi="Times New Roman"/>
        </w:rPr>
        <w:t>SenseMeasurementReport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方向：</w:t>
      </w:r>
      <w:r>
        <w:rPr>
          <w:rFonts w:ascii="Times New Roman" w:hAnsi="Times New Roman"/>
          <w:sz w:val="21"/>
          <w:szCs w:val="21"/>
          <w:lang w:eastAsia="zh-CN" w:bidi="ar"/>
        </w:rPr>
        <w:t>SF  ===&gt; AF</w:t>
      </w:r>
    </w:p>
    <w:p>
      <w:pPr>
        <w:pStyle w:val="112"/>
        <w:widowControl/>
        <w:rPr>
          <w:rFonts w:hint="default" w:ascii="Times New Roman" w:cs="宋体"/>
        </w:rPr>
      </w:pPr>
      <w:r>
        <w:rPr>
          <w:rFonts w:hint="default" w:ascii="Times New Roman" w:cs="宋体"/>
        </w:rPr>
        <w:t xml:space="preserve"> </w:t>
      </w:r>
    </w:p>
    <w:tbl>
      <w:tblPr>
        <w:tblStyle w:val="25"/>
        <w:tblW w:w="8826" w:type="dxa"/>
        <w:tblInd w:w="-52" w:type="dxa"/>
        <w:tblBorders>
          <w:top w:val="single" w:color="1D1D1A" w:sz="4" w:space="0"/>
          <w:left w:val="single" w:color="1D1D1A" w:sz="4" w:space="0"/>
          <w:bottom w:val="single" w:color="1D1D1A" w:sz="4" w:space="0"/>
          <w:right w:val="single" w:color="1D1D1A" w:sz="4" w:space="0"/>
          <w:insideH w:val="single" w:color="1D1D1A" w:sz="4" w:space="0"/>
          <w:insideV w:val="single" w:color="1D1D1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2"/>
        <w:gridCol w:w="1279"/>
        <w:gridCol w:w="3364"/>
        <w:gridCol w:w="1489"/>
        <w:gridCol w:w="1042"/>
      </w:tblGrid>
      <w:tr>
        <w:tblPrEx>
          <w:tblBorders>
            <w:top w:val="single" w:color="1D1D1A" w:sz="4" w:space="0"/>
            <w:left w:val="single" w:color="1D1D1A" w:sz="4" w:space="0"/>
            <w:bottom w:val="single" w:color="1D1D1A" w:sz="4" w:space="0"/>
            <w:right w:val="single" w:color="1D1D1A" w:sz="4" w:space="0"/>
            <w:insideH w:val="single" w:color="1D1D1A" w:sz="4" w:space="0"/>
            <w:insideV w:val="single" w:color="1D1D1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2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33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14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377" w:author="张宏涛" w:date="2024-08-05T10:10:08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10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Borders>
            <w:top w:val="single" w:color="1D1D1A" w:sz="4" w:space="0"/>
            <w:left w:val="single" w:color="1D1D1A" w:sz="4" w:space="0"/>
            <w:bottom w:val="single" w:color="1D1D1A" w:sz="4" w:space="0"/>
            <w:right w:val="single" w:color="1D1D1A" w:sz="4" w:space="0"/>
            <w:insideH w:val="single" w:color="1D1D1A" w:sz="4" w:space="0"/>
            <w:insideV w:val="single" w:color="1D1D1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SfDevId</w:t>
            </w:r>
          </w:p>
        </w:tc>
        <w:tc>
          <w:tcPr>
            <w:tcW w:w="12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33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感知功能S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网元编号。统一规划，全局唯一，通过配置设置。</w:t>
            </w:r>
          </w:p>
        </w:tc>
        <w:tc>
          <w:tcPr>
            <w:tcW w:w="14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10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1D1D1A" w:sz="4" w:space="0"/>
            <w:left w:val="single" w:color="1D1D1A" w:sz="4" w:space="0"/>
            <w:bottom w:val="single" w:color="1D1D1A" w:sz="4" w:space="0"/>
            <w:right w:val="single" w:color="1D1D1A" w:sz="4" w:space="0"/>
            <w:insideH w:val="single" w:color="1D1D1A" w:sz="4" w:space="0"/>
            <w:insideV w:val="single" w:color="1D1D1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" w:hRule="atLeast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askID</w:t>
            </w:r>
          </w:p>
        </w:tc>
        <w:tc>
          <w:tcPr>
            <w:tcW w:w="12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int32</w:t>
            </w:r>
          </w:p>
        </w:tc>
        <w:tc>
          <w:tcPr>
            <w:tcW w:w="33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任务I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编号</w:t>
            </w:r>
          </w:p>
        </w:tc>
        <w:tc>
          <w:tcPr>
            <w:tcW w:w="14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78" w:author="张宏涛" w:date="2024-08-05T17:02:55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379" w:author="张宏涛" w:date="2024-08-05T10:15:1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380" w:author="张宏涛" w:date="2024-08-05T10:10:1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1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23</w:t>
            </w:r>
          </w:p>
        </w:tc>
        <w:tc>
          <w:tcPr>
            <w:tcW w:w="10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Borders>
            <w:top w:val="single" w:color="1D1D1A" w:sz="4" w:space="0"/>
            <w:left w:val="single" w:color="1D1D1A" w:sz="4" w:space="0"/>
            <w:bottom w:val="single" w:color="1D1D1A" w:sz="4" w:space="0"/>
            <w:right w:val="single" w:color="1D1D1A" w:sz="4" w:space="0"/>
            <w:insideH w:val="single" w:color="1D1D1A" w:sz="4" w:space="0"/>
            <w:insideV w:val="single" w:color="1D1D1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msgCnt</w:t>
            </w:r>
          </w:p>
        </w:tc>
        <w:tc>
          <w:tcPr>
            <w:tcW w:w="12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33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消息编号。发送方对发送的同类消息依次进行编号。编号循环发送。（0~0xFFFFFFFF）</w:t>
            </w:r>
          </w:p>
        </w:tc>
        <w:tc>
          <w:tcPr>
            <w:tcW w:w="14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81" w:author="张宏涛" w:date="2024-08-05T17:02:56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382" w:author="张宏涛" w:date="2024-08-05T10:15:1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383" w:author="张宏涛" w:date="2024-08-05T10:10:2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655231</w:t>
            </w:r>
          </w:p>
        </w:tc>
        <w:tc>
          <w:tcPr>
            <w:tcW w:w="10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Borders>
            <w:top w:val="single" w:color="1D1D1A" w:sz="4" w:space="0"/>
            <w:left w:val="single" w:color="1D1D1A" w:sz="4" w:space="0"/>
            <w:bottom w:val="single" w:color="1D1D1A" w:sz="4" w:space="0"/>
            <w:right w:val="single" w:color="1D1D1A" w:sz="4" w:space="0"/>
            <w:insideH w:val="single" w:color="1D1D1A" w:sz="4" w:space="0"/>
            <w:insideV w:val="single" w:color="1D1D1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detectedObjectGroupNum</w:t>
            </w:r>
          </w:p>
        </w:tc>
        <w:tc>
          <w:tcPr>
            <w:tcW w:w="12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Uint32</w:t>
            </w:r>
          </w:p>
        </w:tc>
        <w:tc>
          <w:tcPr>
            <w:tcW w:w="33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感知目标组数，与detectedObjectGroupList配合使用</w:t>
            </w:r>
          </w:p>
        </w:tc>
        <w:tc>
          <w:tcPr>
            <w:tcW w:w="14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</w:rPr>
              <w:t>可选</w:t>
            </w:r>
          </w:p>
        </w:tc>
      </w:tr>
      <w:tr>
        <w:tblPrEx>
          <w:tblBorders>
            <w:top w:val="single" w:color="1D1D1A" w:sz="4" w:space="0"/>
            <w:left w:val="single" w:color="1D1D1A" w:sz="4" w:space="0"/>
            <w:bottom w:val="single" w:color="1D1D1A" w:sz="4" w:space="0"/>
            <w:right w:val="single" w:color="1D1D1A" w:sz="4" w:space="0"/>
            <w:insideH w:val="single" w:color="1D1D1A" w:sz="4" w:space="0"/>
            <w:insideV w:val="single" w:color="1D1D1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detectedObjectGroupList</w:t>
            </w:r>
          </w:p>
        </w:tc>
        <w:tc>
          <w:tcPr>
            <w:tcW w:w="12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ObjectGroup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</w:t>
            </w:r>
          </w:p>
        </w:tc>
        <w:tc>
          <w:tcPr>
            <w:tcW w:w="33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感知目标分组列表，同一个感知目标分组下的感知者相同</w:t>
            </w:r>
          </w:p>
        </w:tc>
        <w:tc>
          <w:tcPr>
            <w:tcW w:w="14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10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  <w:t>可选</w:t>
            </w:r>
          </w:p>
        </w:tc>
      </w:tr>
    </w:tbl>
    <w:p>
      <w:pPr>
        <w:pStyle w:val="112"/>
        <w:widowControl/>
        <w:rPr>
          <w:rFonts w:hint="default" w:cs="宋体"/>
        </w:rPr>
      </w:pPr>
      <w:r>
        <w:rPr>
          <w:rFonts w:cs="宋体"/>
        </w:rPr>
        <w:t xml:space="preserve"> </w:t>
      </w:r>
    </w:p>
    <w:p>
      <w:pPr>
        <w:pStyle w:val="112"/>
        <w:widowControl/>
        <w:rPr>
          <w:rFonts w:hint="default" w:cs="宋体"/>
        </w:rPr>
      </w:pPr>
      <w:bookmarkStart w:id="19" w:name="OLE_LINK11"/>
      <w:r>
        <w:rPr>
          <w:rFonts w:cs="宋体"/>
        </w:rPr>
        <w:t>复合类型</w:t>
      </w:r>
      <w:r>
        <w:rPr>
          <w:rFonts w:hint="default" w:ascii="Times New Roman" w:hAnsi="Times New Roman"/>
        </w:rPr>
        <w:t>Position</w:t>
      </w:r>
      <w:r>
        <w:rPr>
          <w:rFonts w:cs="宋体"/>
        </w:rPr>
        <w:t>定义</w:t>
      </w:r>
    </w:p>
    <w:tbl>
      <w:tblPr>
        <w:tblStyle w:val="25"/>
        <w:tblW w:w="5107" w:type="pct"/>
        <w:tblInd w:w="-94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2"/>
        <w:gridCol w:w="1268"/>
        <w:gridCol w:w="3351"/>
        <w:gridCol w:w="1534"/>
        <w:gridCol w:w="101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41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71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189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869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384" w:author="张宏涛" w:date="2024-08-05T10:10:27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572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1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longitude</w:t>
            </w:r>
          </w:p>
        </w:tc>
        <w:tc>
          <w:tcPr>
            <w:tcW w:w="71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double64</w:t>
            </w:r>
          </w:p>
        </w:tc>
        <w:tc>
          <w:tcPr>
            <w:tcW w:w="189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经度（单位：度，精确到7位小数）</w:t>
            </w:r>
          </w:p>
        </w:tc>
        <w:tc>
          <w:tcPr>
            <w:tcW w:w="869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85" w:author="张宏涛" w:date="2024-08-05T10:10:38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386" w:author="张宏涛" w:date="2024-08-05T10:15:1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387" w:author="张宏涛" w:date="2024-08-05T10:10:3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120.1231231</w:t>
            </w:r>
          </w:p>
        </w:tc>
        <w:tc>
          <w:tcPr>
            <w:tcW w:w="572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1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latitude</w:t>
            </w:r>
          </w:p>
        </w:tc>
        <w:tc>
          <w:tcPr>
            <w:tcW w:w="71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double64</w:t>
            </w:r>
          </w:p>
        </w:tc>
        <w:tc>
          <w:tcPr>
            <w:tcW w:w="189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纬度（单位：度，精确到7位小数）</w:t>
            </w:r>
          </w:p>
        </w:tc>
        <w:tc>
          <w:tcPr>
            <w:tcW w:w="869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88" w:author="张宏涛" w:date="2024-08-05T10:10:44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389" w:author="张宏涛" w:date="2024-08-05T10:15:2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390" w:author="张宏涛" w:date="2024-08-05T10:10:4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30.7654521</w:t>
            </w:r>
          </w:p>
        </w:tc>
        <w:tc>
          <w:tcPr>
            <w:tcW w:w="572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41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altitude</w:t>
            </w:r>
          </w:p>
        </w:tc>
        <w:tc>
          <w:tcPr>
            <w:tcW w:w="71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double64</w:t>
            </w:r>
          </w:p>
        </w:tc>
        <w:tc>
          <w:tcPr>
            <w:tcW w:w="189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391" w:author="张宏涛" w:date="2024-08-05T15:40:18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高度（单位：m），海拔高度，精确到0.01；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392" w:author="张宏涛" w:date="2024-08-05T17:21:2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低空场景</w:t>
              </w:r>
            </w:ins>
            <w:ins w:id="393" w:author="张宏涛" w:date="2024-08-05T17:21:3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该字段</w:t>
              </w:r>
            </w:ins>
            <w:ins w:id="394" w:author="张宏涛" w:date="2024-08-05T17:21:3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必选</w:t>
              </w:r>
            </w:ins>
            <w:ins w:id="395" w:author="张宏涛" w:date="2024-08-05T17:21:3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，</w:t>
              </w:r>
            </w:ins>
            <w:ins w:id="396" w:author="张宏涛" w:date="2024-08-05T15:40:2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水面</w:t>
              </w:r>
            </w:ins>
            <w:ins w:id="397" w:author="张宏涛" w:date="2024-08-05T15:40:2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/</w:t>
              </w:r>
            </w:ins>
            <w:ins w:id="398" w:author="张宏涛" w:date="2024-08-05T15:40:2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地面</w:t>
              </w:r>
            </w:ins>
            <w:ins w:id="399" w:author="张宏涛" w:date="2024-08-05T15:41:5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目标物</w:t>
              </w:r>
            </w:ins>
            <w:ins w:id="400" w:author="张宏涛" w:date="2024-08-05T15:42:0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轨迹点</w:t>
              </w:r>
            </w:ins>
            <w:ins w:id="401" w:author="张宏涛" w:date="2024-08-05T15:40:4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上报</w:t>
              </w:r>
            </w:ins>
            <w:ins w:id="402" w:author="张宏涛" w:date="2024-08-05T15:40:5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该字段</w:t>
              </w:r>
            </w:ins>
            <w:ins w:id="403" w:author="张宏涛" w:date="2024-08-05T15:40:5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  <w:tc>
          <w:tcPr>
            <w:tcW w:w="869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autoSpaceDE w:val="0"/>
              <w:autoSpaceDN w:val="0"/>
              <w:adjustRightInd w:val="0"/>
              <w:textAlignment w:val="baseline"/>
              <w:rPr>
                <w:ins w:id="404" w:author="张宏涛" w:date="2024-08-05T10:10:49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05" w:author="张宏涛" w:date="2024-08-05T10:15:2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406" w:author="张宏涛" w:date="2024-08-05T10:10:4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60.21</w:t>
            </w:r>
          </w:p>
        </w:tc>
        <w:tc>
          <w:tcPr>
            <w:tcW w:w="572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  <w:ins w:id="407" w:author="张宏涛" w:date="2024-08-05T15:38:3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/</w:t>
              </w:r>
            </w:ins>
            <w:ins w:id="408" w:author="张宏涛" w:date="2024-08-05T15:38:4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</w:tr>
      <w:bookmarkEnd w:id="19"/>
    </w:tbl>
    <w:p>
      <w:pPr>
        <w:pStyle w:val="112"/>
        <w:widowControl/>
        <w:rPr>
          <w:rFonts w:hint="default" w:cs="宋体"/>
        </w:rPr>
      </w:pPr>
      <w:r>
        <w:rPr>
          <w:rFonts w:cs="宋体"/>
        </w:rPr>
        <w:t xml:space="preserve"> </w:t>
      </w:r>
    </w:p>
    <w:p>
      <w:pPr>
        <w:pStyle w:val="112"/>
        <w:widowControl/>
        <w:rPr>
          <w:rFonts w:hint="default" w:ascii="Times New Roman" w:cs="宋体"/>
        </w:rPr>
      </w:pPr>
      <w:r>
        <w:rPr>
          <w:rFonts w:cs="宋体"/>
        </w:rPr>
        <w:t>复合类型</w:t>
      </w:r>
      <w:r>
        <w:rPr>
          <w:rFonts w:hint="default" w:ascii="Times New Roman" w:hAnsi="Times New Roman"/>
        </w:rPr>
        <w:t>ObjectGroup</w:t>
      </w:r>
      <w:r>
        <w:rPr>
          <w:rFonts w:cs="宋体"/>
        </w:rPr>
        <w:t>定义</w:t>
      </w:r>
    </w:p>
    <w:tbl>
      <w:tblPr>
        <w:tblStyle w:val="25"/>
        <w:tblW w:w="8826" w:type="dxa"/>
        <w:tblInd w:w="-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1"/>
        <w:gridCol w:w="1260"/>
        <w:gridCol w:w="3373"/>
        <w:gridCol w:w="1522"/>
        <w:gridCol w:w="1000"/>
      </w:tblGrid>
      <w:tr>
        <w:trPr>
          <w:trHeight w:val="294" w:hRule="atLeast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3373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152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409" w:author="张宏涛" w:date="2024-08-05T10:10:54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100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detectedObjectNum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Uint32</w:t>
            </w:r>
          </w:p>
        </w:tc>
        <w:tc>
          <w:tcPr>
            <w:tcW w:w="3373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检测到的目标数，与detectedObjectList配合使用</w:t>
            </w:r>
          </w:p>
        </w:tc>
        <w:tc>
          <w:tcPr>
            <w:tcW w:w="152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100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detectedObjectList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Object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</w:t>
            </w:r>
          </w:p>
        </w:tc>
        <w:tc>
          <w:tcPr>
            <w:tcW w:w="3373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检测到的目标列表</w:t>
            </w:r>
          </w:p>
        </w:tc>
        <w:tc>
          <w:tcPr>
            <w:tcW w:w="152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 </w:t>
            </w:r>
          </w:p>
        </w:tc>
        <w:tc>
          <w:tcPr>
            <w:tcW w:w="100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pStyle w:val="112"/>
        <w:widowControl/>
        <w:rPr>
          <w:ins w:id="410" w:author="张宏涛" w:date="2024-08-05T16:12:19Z"/>
          <w:rFonts w:cs="宋体"/>
        </w:rPr>
      </w:pPr>
      <w:r>
        <w:rPr>
          <w:rFonts w:cs="宋体"/>
        </w:rPr>
        <w:t xml:space="preserve"> </w:t>
      </w:r>
    </w:p>
    <w:p>
      <w:pPr>
        <w:pStyle w:val="112"/>
        <w:widowControl/>
        <w:rPr>
          <w:ins w:id="411" w:author="张宏涛" w:date="2024-08-05T16:12:20Z"/>
          <w:rFonts w:hint="default" w:cs="宋体"/>
        </w:rPr>
      </w:pPr>
      <w:ins w:id="412" w:author="张宏涛" w:date="2024-08-05T16:12:20Z">
        <w:r>
          <w:rPr>
            <w:rFonts w:cs="宋体"/>
          </w:rPr>
          <w:t>复合类型</w:t>
        </w:r>
      </w:ins>
      <w:ins w:id="413" w:author="张宏涛" w:date="2024-08-05T16:12:34Z">
        <w:r>
          <w:rPr>
            <w:rFonts w:hint="eastAsia" w:ascii="Times New Roman" w:hAnsi="Times New Roman"/>
            <w:lang w:val="en-US" w:eastAsia="zh-CN"/>
          </w:rPr>
          <w:t>Size</w:t>
        </w:r>
      </w:ins>
      <w:ins w:id="414" w:author="张宏涛" w:date="2024-08-05T16:12:20Z">
        <w:r>
          <w:rPr>
            <w:rFonts w:cs="宋体"/>
          </w:rPr>
          <w:t>定义</w:t>
        </w:r>
      </w:ins>
    </w:p>
    <w:tbl>
      <w:tblPr>
        <w:tblStyle w:val="25"/>
        <w:tblW w:w="5112" w:type="pct"/>
        <w:tblInd w:w="-102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6"/>
        <w:gridCol w:w="1253"/>
        <w:gridCol w:w="3358"/>
        <w:gridCol w:w="1534"/>
        <w:gridCol w:w="101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ins w:id="415" w:author="张宏涛" w:date="2024-08-05T16:12:20Z"/>
        </w:trPr>
        <w:tc>
          <w:tcPr>
            <w:tcW w:w="948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ins w:id="416" w:author="张宏涛" w:date="2024-08-05T16:12:20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417" w:author="张宏涛" w:date="2024-08-05T16:12:20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字段名称</w:t>
              </w:r>
            </w:ins>
          </w:p>
        </w:tc>
        <w:tc>
          <w:tcPr>
            <w:tcW w:w="709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ins w:id="418" w:author="张宏涛" w:date="2024-08-05T16:12:20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419" w:author="张宏涛" w:date="2024-08-05T16:12:20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类型</w:t>
              </w:r>
            </w:ins>
          </w:p>
        </w:tc>
        <w:tc>
          <w:tcPr>
            <w:tcW w:w="1900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ins w:id="420" w:author="张宏涛" w:date="2024-08-05T16:12:20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421" w:author="张宏涛" w:date="2024-08-05T16:12:20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备注</w:t>
              </w:r>
            </w:ins>
          </w:p>
        </w:tc>
        <w:tc>
          <w:tcPr>
            <w:tcW w:w="86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ins w:id="422" w:author="张宏涛" w:date="2024-08-05T16:12:20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423" w:author="张宏涛" w:date="2024-08-05T16:12:20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ins w:id="424" w:author="张宏涛" w:date="2024-08-05T16:12:20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示例</w:t>
              </w:r>
            </w:ins>
          </w:p>
        </w:tc>
        <w:tc>
          <w:tcPr>
            <w:tcW w:w="57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ins w:id="425" w:author="张宏涛" w:date="2024-08-05T16:12:20Z"/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426" w:author="张宏涛" w:date="2024-08-05T16:12:20Z">
              <w:r>
                <w:rPr>
                  <w:rFonts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eastAsia="zh-CN" w:bidi="ar"/>
                </w:rPr>
                <w:t>可选/必选</w:t>
              </w:r>
            </w:ins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ins w:id="427" w:author="张宏涛" w:date="2024-08-05T16:12:20Z"/>
        </w:trPr>
        <w:tc>
          <w:tcPr>
            <w:tcW w:w="948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28" w:author="张宏涛" w:date="2024-08-05T16:12:20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/>
              </w:rPr>
            </w:pPr>
            <w:ins w:id="429" w:author="张宏涛" w:date="2024-08-05T16:12:5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l</w:t>
              </w:r>
            </w:ins>
            <w:ins w:id="430" w:author="张宏涛" w:date="2024-08-05T16:12:5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ength</w:t>
              </w:r>
            </w:ins>
          </w:p>
        </w:tc>
        <w:tc>
          <w:tcPr>
            <w:tcW w:w="709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31" w:author="张宏涛" w:date="2024-08-05T16:12:20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/>
              </w:rPr>
            </w:pPr>
            <w:ins w:id="432" w:author="张宏涛" w:date="2024-08-05T16:13:34Z">
              <w:bookmarkStart w:id="20" w:name="OLE_LINK13"/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Uint</w:t>
              </w:r>
            </w:ins>
            <w:ins w:id="433" w:author="张宏涛" w:date="2024-08-05T16:13:3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16</w:t>
              </w:r>
              <w:bookmarkEnd w:id="20"/>
            </w:ins>
          </w:p>
        </w:tc>
        <w:tc>
          <w:tcPr>
            <w:tcW w:w="1900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34" w:author="张宏涛" w:date="2024-08-05T16:12:20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ins w:id="435" w:author="张宏涛" w:date="2024-08-05T16:14:06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目标物长度，单位：米</w:t>
              </w:r>
            </w:ins>
          </w:p>
        </w:tc>
        <w:tc>
          <w:tcPr>
            <w:tcW w:w="86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36" w:author="张宏涛" w:date="2024-08-05T16:12:20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57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37" w:author="张宏涛" w:date="2024-08-05T16:12:20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438" w:author="张宏涛" w:date="2024-08-05T16:12:20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必选</w:t>
              </w:r>
            </w:ins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ins w:id="439" w:author="张宏涛" w:date="2024-08-05T16:12:20Z"/>
        </w:trPr>
        <w:tc>
          <w:tcPr>
            <w:tcW w:w="948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40" w:author="张宏涛" w:date="2024-08-05T16:12:20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/>
              </w:rPr>
            </w:pPr>
            <w:ins w:id="441" w:author="张宏涛" w:date="2024-08-05T16:13:1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w</w:t>
              </w:r>
            </w:ins>
            <w:ins w:id="442" w:author="张宏涛" w:date="2024-08-05T16:13:1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idth</w:t>
              </w:r>
            </w:ins>
          </w:p>
        </w:tc>
        <w:tc>
          <w:tcPr>
            <w:tcW w:w="709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43" w:author="张宏涛" w:date="2024-08-05T16:12:20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444" w:author="张宏涛" w:date="2024-08-05T16:13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Uint16</w:t>
              </w:r>
            </w:ins>
          </w:p>
        </w:tc>
        <w:tc>
          <w:tcPr>
            <w:tcW w:w="1900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45" w:author="张宏涛" w:date="2024-08-05T16:12:20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ins w:id="446" w:author="张宏涛" w:date="2024-08-05T16:14:07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目标物</w:t>
              </w:r>
            </w:ins>
            <w:ins w:id="447" w:author="张宏涛" w:date="2024-08-05T16:14:12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宽</w:t>
              </w:r>
            </w:ins>
            <w:ins w:id="448" w:author="张宏涛" w:date="2024-08-05T16:14:07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度，单位：米</w:t>
              </w:r>
            </w:ins>
          </w:p>
        </w:tc>
        <w:tc>
          <w:tcPr>
            <w:tcW w:w="86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49" w:author="张宏涛" w:date="2024-08-05T16:12:20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57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50" w:author="张宏涛" w:date="2024-08-05T16:12:20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451" w:author="张宏涛" w:date="2024-08-05T16:12:20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必选</w:t>
              </w:r>
            </w:ins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ins w:id="452" w:author="张宏涛" w:date="2024-08-05T16:12:20Z"/>
        </w:trPr>
        <w:tc>
          <w:tcPr>
            <w:tcW w:w="948" w:type="pct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53" w:author="张宏涛" w:date="2024-08-05T16:12:20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ins w:id="454" w:author="张宏涛" w:date="2024-08-05T16:13:3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h</w:t>
              </w:r>
            </w:ins>
            <w:ins w:id="455" w:author="张宏涛" w:date="2024-08-05T16:13:2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eight</w:t>
              </w:r>
            </w:ins>
          </w:p>
        </w:tc>
        <w:tc>
          <w:tcPr>
            <w:tcW w:w="709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56" w:author="张宏涛" w:date="2024-08-05T16:12:20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ins w:id="457" w:author="张宏涛" w:date="2024-08-05T16:13:4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Uint16</w:t>
              </w:r>
            </w:ins>
          </w:p>
        </w:tc>
        <w:tc>
          <w:tcPr>
            <w:tcW w:w="1900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58" w:author="张宏涛" w:date="2024-08-05T16:12:20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59" w:author="张宏涛" w:date="2024-08-05T16:14:09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目标物</w:t>
              </w:r>
            </w:ins>
            <w:ins w:id="460" w:author="张宏涛" w:date="2024-08-05T16:14:15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高</w:t>
              </w:r>
            </w:ins>
            <w:ins w:id="461" w:author="张宏涛" w:date="2024-08-05T16:14:09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度，单位：米</w:t>
              </w:r>
            </w:ins>
          </w:p>
        </w:tc>
        <w:tc>
          <w:tcPr>
            <w:tcW w:w="868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autoSpaceDE w:val="0"/>
              <w:autoSpaceDN w:val="0"/>
              <w:adjustRightInd w:val="0"/>
              <w:textAlignment w:val="baseline"/>
              <w:rPr>
                <w:ins w:id="462" w:author="张宏涛" w:date="2024-08-05T16:12:20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573" w:type="pct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63" w:author="张宏涛" w:date="2024-08-05T16:12:20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/>
              </w:rPr>
            </w:pPr>
            <w:ins w:id="464" w:author="张宏涛" w:date="2024-08-05T16:12:2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</w:tr>
    </w:tbl>
    <w:p>
      <w:pPr>
        <w:pStyle w:val="112"/>
        <w:widowControl/>
        <w:rPr>
          <w:rFonts w:hint="default" w:cs="宋体"/>
        </w:rPr>
      </w:pPr>
      <w:r>
        <w:rPr>
          <w:rFonts w:cs="宋体"/>
        </w:rPr>
        <w:t xml:space="preserve"> </w:t>
      </w:r>
    </w:p>
    <w:p>
      <w:pPr>
        <w:pStyle w:val="112"/>
        <w:widowControl/>
        <w:rPr>
          <w:rFonts w:hint="default" w:ascii="Times New Roman" w:cs="宋体"/>
        </w:rPr>
      </w:pPr>
      <w:r>
        <w:rPr>
          <w:rFonts w:cs="宋体"/>
        </w:rPr>
        <w:t>复合类型</w:t>
      </w:r>
      <w:r>
        <w:rPr>
          <w:rFonts w:hint="default" w:ascii="Times New Roman" w:cs="宋体"/>
        </w:rPr>
        <w:t>Object</w:t>
      </w:r>
      <w:r>
        <w:rPr>
          <w:rFonts w:cs="宋体"/>
        </w:rPr>
        <w:t>定义</w:t>
      </w:r>
    </w:p>
    <w:tbl>
      <w:tblPr>
        <w:tblStyle w:val="25"/>
        <w:tblW w:w="8836" w:type="dxa"/>
        <w:tblInd w:w="-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1"/>
        <w:gridCol w:w="1260"/>
        <w:gridCol w:w="3366"/>
        <w:gridCol w:w="1505"/>
        <w:gridCol w:w="103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336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465" w:author="张宏涛" w:date="2024-08-05T10:10:58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objectID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uuid</w:t>
            </w:r>
          </w:p>
        </w:tc>
        <w:tc>
          <w:tcPr>
            <w:tcW w:w="336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spacing w:before="24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目标物ID</w:t>
            </w:r>
          </w:p>
          <w:p>
            <w:pPr>
              <w:autoSpaceDE w:val="0"/>
              <w:autoSpaceDN w:val="0"/>
              <w:adjustRightInd w:val="0"/>
              <w:spacing w:before="24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uuid：Universally Unique Identifier,采用16进制表示，保证全局唯一性，长度128bits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编解码单位为unit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8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66" w:author="张宏涛" w:date="2024-08-05T10:11:04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67" w:author="张宏涛" w:date="2024-08-05T10:15:2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468" w:author="张宏涛" w:date="2024-08-05T10:11:0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a0eebc99-9c0b-4ef8-bb6d-6bb9bd380a11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bookmarkStart w:id="21" w:name="OLE_LINK15"/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objectType</w:t>
            </w:r>
            <w:bookmarkEnd w:id="21"/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Uint8</w:t>
            </w:r>
          </w:p>
        </w:tc>
        <w:tc>
          <w:tcPr>
            <w:tcW w:w="336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目标类别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结合</w:t>
            </w:r>
            <w:bookmarkStart w:id="22" w:name="OLE_LINK5"/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感知任务请求中类型识别功能开关ObjectTypeIdentify</w:t>
            </w:r>
            <w:bookmarkEnd w:id="22"/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和感知场景上报类型识别结果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69" w:author="张宏涛" w:date="2024-08-05T10:11:10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70" w:author="张宏涛" w:date="2024-08-05T10:11:0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471" w:author="张宏涛" w:date="2024-08-05T10:11:1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1：低空无人机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2：水面船只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3：人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4：车辆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5：飞鸟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254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：其他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55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识别中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commentRangeStart w:id="1"/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  <w:commentRangeEnd w:id="1"/>
            <w:r>
              <w:commentReference w:id="1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objectConfidence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336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目标类别的置信概率，范围：（0 ~ 1）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置信度就是指物体识别为目标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val="en-US" w:eastAsia="zh-CN" w:bidi="ar"/>
              </w:rPr>
              <w:t>类别</w:t>
            </w: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的可信程度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。</w:t>
            </w: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置信度取值范围0~1，置信度和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val="en-US" w:eastAsia="zh-CN" w:bidi="ar"/>
              </w:rPr>
              <w:t>目标类别</w:t>
            </w: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一起上报，例如置信度0.75，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val="en-US" w:eastAsia="zh-CN" w:bidi="ar"/>
              </w:rPr>
              <w:t>目标类别</w:t>
            </w: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为无人机，就是指物体识别为无人机的可信度为0.75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。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72" w:author="张宏涛" w:date="2024-08-05T10:18:53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73" w:author="张宏涛" w:date="2024-08-05T10:15:2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474" w:author="张宏涛" w:date="2024-08-05T10:11:1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0.99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commentRangeStart w:id="2"/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必选</w:t>
            </w:r>
            <w:commentRangeEnd w:id="2"/>
            <w:r>
              <w:commentReference w:id="2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  <w:ins w:id="475" w:author="张宏涛" w:date="2024-08-05T10:39:45Z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76" w:author="张宏涛" w:date="2024-08-05T10:39:45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477" w:author="张宏涛" w:date="2024-08-05T10:40:0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supi/</w:t>
              </w:r>
              <w:bookmarkStart w:id="23" w:name="OLE_LINK6"/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imsi</w:t>
              </w:r>
              <w:bookmarkEnd w:id="23"/>
            </w:ins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78" w:author="张宏涛" w:date="2024-08-05T10:39:45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79" w:author="张宏涛" w:date="2024-08-05T10:40:1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String</w:t>
              </w:r>
            </w:ins>
          </w:p>
        </w:tc>
        <w:tc>
          <w:tcPr>
            <w:tcW w:w="336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80" w:author="张宏涛" w:date="2024-08-05T16:29:21Z"/>
              </w:rPr>
            </w:pPr>
            <w:ins w:id="481" w:author="张宏涛" w:date="2024-08-05T16:24:53Z">
              <w:r>
                <w:rPr>
                  <w:rFonts w:hint="eastAsia" w:ascii="微软雅黑" w:hAnsi="微软雅黑" w:eastAsia="微软雅黑" w:cs="微软雅黑"/>
                  <w:bCs/>
                  <w:i w:val="0"/>
                  <w:iCs w:val="0"/>
                  <w:caps w:val="0"/>
                  <w:color w:val="1D1D1A"/>
                  <w:spacing w:val="0"/>
                  <w:sz w:val="16"/>
                  <w:szCs w:val="16"/>
                  <w:lang w:val="en-US" w:eastAsia="zh-CN" w:bidi="ar"/>
                </w:rPr>
                <w:t>网联无人机</w:t>
              </w:r>
            </w:ins>
            <w:ins w:id="482" w:author="张宏涛" w:date="2024-08-05T16:24:55Z">
              <w:r>
                <w:rPr>
                  <w:rFonts w:hint="eastAsia" w:ascii="微软雅黑" w:hAnsi="微软雅黑" w:eastAsia="微软雅黑" w:cs="微软雅黑"/>
                  <w:bCs/>
                  <w:i w:val="0"/>
                  <w:iCs w:val="0"/>
                  <w:caps w:val="0"/>
                  <w:color w:val="1D1D1A"/>
                  <w:spacing w:val="0"/>
                  <w:sz w:val="16"/>
                  <w:szCs w:val="16"/>
                  <w:lang w:val="en-US" w:eastAsia="zh-CN" w:bidi="ar"/>
                </w:rPr>
                <w:t>身份信息</w:t>
              </w:r>
            </w:ins>
            <w:ins w:id="483" w:author="张宏涛" w:date="2024-08-05T16:25:00Z">
              <w:r>
                <w:rPr>
                  <w:rFonts w:hint="eastAsia" w:ascii="微软雅黑" w:hAnsi="微软雅黑" w:eastAsia="微软雅黑" w:cs="微软雅黑"/>
                  <w:bCs/>
                  <w:i w:val="0"/>
                  <w:iCs w:val="0"/>
                  <w:caps w:val="0"/>
                  <w:color w:val="1D1D1A"/>
                  <w:spacing w:val="0"/>
                  <w:sz w:val="16"/>
                  <w:szCs w:val="16"/>
                  <w:lang w:val="en-US" w:eastAsia="zh-CN" w:bidi="ar"/>
                </w:rPr>
                <w:t>，</w:t>
              </w:r>
            </w:ins>
            <w:ins w:id="484" w:author="张宏涛" w:date="2024-08-05T10:40:2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SUPI和IMSI分别是5G和4G领域的用户永久标识。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85" w:author="张宏涛" w:date="2024-08-05T10:39:45Z"/>
                <w:rFonts w:hint="eastAsia" w:eastAsia="宋体"/>
                <w:lang w:val="en-US" w:eastAsia="zh-CN"/>
              </w:rPr>
            </w:pPr>
            <w:ins w:id="486" w:author="张宏涛" w:date="2024-08-05T16:29:24Z">
              <w:bookmarkStart w:id="24" w:name="OLE_LINK9"/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该字段</w:t>
              </w:r>
            </w:ins>
            <w:ins w:id="487" w:author="张宏涛" w:date="2024-08-05T16:29:3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仅对</w:t>
              </w:r>
            </w:ins>
            <w:ins w:id="488" w:author="张宏涛" w:date="2024-08-05T16:29:26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目标类型</w:t>
              </w:r>
            </w:ins>
            <w:ins w:id="489" w:author="张宏涛" w:date="2024-08-05T16:46:26Z">
              <w:bookmarkStart w:id="25" w:name="OLE_LINK16"/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objectType</w:t>
              </w:r>
              <w:bookmarkEnd w:id="25"/>
            </w:ins>
            <w:ins w:id="490" w:author="张宏涛" w:date="2024-08-05T16:29:26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为无人机时</w:t>
              </w:r>
              <w:bookmarkEnd w:id="24"/>
            </w:ins>
            <w:ins w:id="491" w:author="张宏涛" w:date="2024-08-05T16:46:16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有效</w:t>
              </w:r>
            </w:ins>
            <w:ins w:id="492" w:author="张宏涛" w:date="2024-08-05T16:30:15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。</w:t>
              </w:r>
            </w:ins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93" w:author="张宏涛" w:date="2024-08-05T10:40:46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94" w:author="张宏涛" w:date="2024-08-05T10:40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495" w:author="张宏涛" w:date="2024-08-05T10:40:4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96" w:author="张宏涛" w:date="2024-08-05T10:39:45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97" w:author="张宏涛" w:date="2024-08-05T10:40:3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460001357924680</w:t>
              </w:r>
            </w:ins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498" w:author="张宏涛" w:date="2024-08-05T10:39:45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499" w:author="张宏涛" w:date="2024-08-05T10:40:3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  <w:ins w:id="500" w:author="张宏涛" w:date="2024-08-05T10:39:41Z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01" w:author="张宏涛" w:date="2024-08-05T10:39:41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502" w:author="张宏涛" w:date="2024-08-05T10:40:5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gpsi/msisdn</w:t>
              </w:r>
            </w:ins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03" w:author="张宏涛" w:date="2024-08-05T10:39:41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04" w:author="张宏涛" w:date="2024-08-05T10:41:0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String</w:t>
              </w:r>
            </w:ins>
          </w:p>
        </w:tc>
        <w:tc>
          <w:tcPr>
            <w:tcW w:w="336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05" w:author="张宏涛" w:date="2024-08-05T16:29:55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06" w:author="张宏涛" w:date="2024-08-05T16:27:48Z">
              <w:r>
                <w:rPr>
                  <w:rFonts w:hint="eastAsia" w:ascii="微软雅黑" w:hAnsi="微软雅黑" w:eastAsia="微软雅黑" w:cs="微软雅黑"/>
                  <w:bCs/>
                  <w:i w:val="0"/>
                  <w:iCs w:val="0"/>
                  <w:caps w:val="0"/>
                  <w:color w:val="1D1D1A"/>
                  <w:spacing w:val="0"/>
                  <w:sz w:val="16"/>
                  <w:szCs w:val="16"/>
                  <w:lang w:val="en-US" w:eastAsia="zh-CN" w:bidi="ar"/>
                </w:rPr>
                <w:t>网联无人机身份信息，</w:t>
              </w:r>
            </w:ins>
            <w:ins w:id="507" w:author="张宏涛" w:date="2024-08-05T10:41:1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GPSI和MSISDN分别是5G和4G领域的通用公共用户标识。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08" w:author="张宏涛" w:date="2024-08-05T10:39:41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09" w:author="张宏涛" w:date="2024-08-05T16:29:5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该字段仅对</w:t>
              </w:r>
            </w:ins>
            <w:ins w:id="510" w:author="张宏涛" w:date="2024-08-05T16:29:55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目标类型</w:t>
              </w:r>
            </w:ins>
            <w:ins w:id="511" w:author="张宏涛" w:date="2024-08-05T16:46:43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objectType</w:t>
              </w:r>
            </w:ins>
            <w:ins w:id="512" w:author="张宏涛" w:date="2024-08-05T16:29:55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为无人机时</w:t>
              </w:r>
            </w:ins>
            <w:ins w:id="513" w:author="张宏涛" w:date="2024-08-05T16:46:47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有效</w:t>
              </w:r>
            </w:ins>
            <w:ins w:id="514" w:author="张宏涛" w:date="2024-08-05T16:30:13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。</w:t>
              </w:r>
            </w:ins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15" w:author="张宏涛" w:date="2024-08-05T10:41:28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16" w:author="张宏涛" w:date="2024-08-05T10:41:2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517" w:author="张宏涛" w:date="2024-08-05T10:41:2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18" w:author="张宏涛" w:date="2024-08-05T10:39:41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19" w:author="张宏涛" w:date="2024-08-05T10:41:2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13912312345</w:t>
              </w:r>
            </w:ins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20" w:author="张宏涛" w:date="2024-08-05T10:39:41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21" w:author="张宏涛" w:date="2024-08-05T10:41:1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ins w:id="522" w:author="张宏涛" w:date="2024-08-05T15:50:21Z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23" w:author="张宏涛" w:date="2024-08-05T15:50:21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24" w:author="张宏涛" w:date="2024-08-05T15:57:29Z">
              <w:bookmarkStart w:id="26" w:name="OLE_LINK7"/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object</w:t>
              </w:r>
              <w:bookmarkEnd w:id="26"/>
            </w:ins>
            <w:ins w:id="525" w:author="张宏涛" w:date="2024-08-05T16:14:3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Size</w:t>
              </w:r>
            </w:ins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26" w:author="张宏涛" w:date="2024-08-05T15:50:21Z"/>
                <w:rFonts w:hint="default" w:ascii="微软雅黑" w:hAnsi="微软雅黑" w:eastAsia="微软雅黑" w:cs="微软雅黑"/>
                <w:b/>
                <w:color w:val="1D1D1A"/>
                <w:sz w:val="16"/>
                <w:szCs w:val="16"/>
                <w:lang w:val="en-US" w:eastAsia="zh-CN" w:bidi="ar"/>
              </w:rPr>
            </w:pPr>
            <w:ins w:id="527" w:author="张宏涛" w:date="2024-08-05T16:15:16Z">
              <w:r>
                <w:rPr>
                  <w:rFonts w:hint="eastAsia" w:ascii="微软雅黑" w:hAnsi="微软雅黑" w:eastAsia="微软雅黑" w:cs="微软雅黑"/>
                  <w:b/>
                  <w:bCs w:val="0"/>
                  <w:color w:val="1D1D1A"/>
                  <w:sz w:val="16"/>
                  <w:szCs w:val="16"/>
                  <w:lang w:val="en-US" w:eastAsia="zh-CN" w:bidi="ar"/>
                </w:rPr>
                <w:t>Size</w:t>
              </w:r>
            </w:ins>
          </w:p>
        </w:tc>
        <w:tc>
          <w:tcPr>
            <w:tcW w:w="3366" w:type="dxa"/>
            <w:tcBorders>
              <w:top w:val="single" w:color="1D1D1A" w:sz="4" w:space="0"/>
              <w:left w:val="nil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28" w:author="张宏涛" w:date="2024-08-05T16:30:23Z"/>
                <w:rFonts w:hint="eastAsia" w:ascii="微软雅黑" w:hAnsi="微软雅黑" w:eastAsia="微软雅黑" w:cs="微软雅黑"/>
                <w:color w:val="1D1D1A"/>
                <w:sz w:val="16"/>
                <w:szCs w:val="16"/>
                <w:lang w:val="en-US" w:eastAsia="zh-CN" w:bidi="ar"/>
              </w:rPr>
            </w:pPr>
            <w:ins w:id="529" w:author="张宏涛" w:date="2024-08-05T15:59:03Z">
              <w:bookmarkStart w:id="27" w:name="OLE_LINK8"/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目标物</w:t>
              </w:r>
              <w:bookmarkEnd w:id="27"/>
            </w:ins>
            <w:ins w:id="530" w:author="张宏涛" w:date="2024-08-05T16:15:02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尺寸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31" w:author="张宏涛" w:date="2024-08-05T15:50:21Z"/>
                <w:rFonts w:hint="default" w:ascii="微软雅黑" w:hAnsi="微软雅黑" w:eastAsia="微软雅黑" w:cs="微软雅黑"/>
                <w:color w:val="1D1D1A"/>
                <w:sz w:val="16"/>
                <w:szCs w:val="16"/>
                <w:lang w:val="en-US" w:eastAsia="zh-CN" w:bidi="ar"/>
              </w:rPr>
            </w:pPr>
            <w:ins w:id="532" w:author="张宏涛" w:date="2024-08-05T16:30:2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该字段仅对</w:t>
              </w:r>
            </w:ins>
            <w:ins w:id="533" w:author="张宏涛" w:date="2024-08-05T16:30:24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目标类型</w:t>
              </w:r>
            </w:ins>
            <w:ins w:id="534" w:author="张宏涛" w:date="2024-08-05T16:47:04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objectType</w:t>
              </w:r>
            </w:ins>
            <w:ins w:id="535" w:author="张宏涛" w:date="2024-08-05T16:30:24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为</w:t>
              </w:r>
            </w:ins>
            <w:ins w:id="536" w:author="张宏涛" w:date="2024-08-05T16:47:11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水面</w:t>
              </w:r>
            </w:ins>
            <w:ins w:id="537" w:author="张宏涛" w:date="2024-08-05T16:30:29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船只</w:t>
              </w:r>
            </w:ins>
            <w:ins w:id="538" w:author="张宏涛" w:date="2024-08-05T16:30:24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时</w:t>
              </w:r>
            </w:ins>
            <w:ins w:id="539" w:author="张宏涛" w:date="2024-08-05T16:47:07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有效</w:t>
              </w:r>
            </w:ins>
            <w:ins w:id="540" w:author="张宏涛" w:date="2024-08-05T16:47:16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。</w:t>
              </w:r>
            </w:ins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41" w:author="张宏涛" w:date="2024-08-05T15:50:21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42" w:author="张宏涛" w:date="2024-08-05T15:50:21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43" w:author="张宏涛" w:date="2024-08-05T15:56:4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671" w:type="dxa"/>
            <w:tcBorders>
              <w:top w:val="single" w:color="1D1D1A" w:sz="4" w:space="0"/>
              <w:left w:val="single" w:color="1D1D1A" w:sz="4" w:space="0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objectTrackPoint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TrackPoint</w:t>
            </w:r>
          </w:p>
        </w:tc>
        <w:tc>
          <w:tcPr>
            <w:tcW w:w="3366" w:type="dxa"/>
            <w:tcBorders>
              <w:top w:val="single" w:color="1D1D1A" w:sz="4" w:space="0"/>
              <w:left w:val="nil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感知目标物timestamp时刻的绝对坐标以及速度等信息，WGS-84坐标系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 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　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auto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pStyle w:val="112"/>
        <w:widowControl/>
        <w:ind w:firstLine="0" w:firstLineChars="0"/>
        <w:rPr>
          <w:rFonts w:hint="default" w:ascii="Times New Roman" w:cs="宋体"/>
        </w:rPr>
      </w:pPr>
      <w:r>
        <w:rPr>
          <w:rFonts w:hint="default" w:ascii="Times New Roman" w:cs="宋体"/>
        </w:rPr>
        <w:t xml:space="preserve"> </w:t>
      </w:r>
    </w:p>
    <w:p>
      <w:pPr>
        <w:pStyle w:val="112"/>
        <w:widowControl/>
        <w:rPr>
          <w:rFonts w:hint="default" w:ascii="Times New Roman" w:cs="宋体"/>
        </w:rPr>
      </w:pPr>
      <w:r>
        <w:rPr>
          <w:rFonts w:cs="宋体"/>
        </w:rPr>
        <w:t>复合类型</w:t>
      </w:r>
      <w:r>
        <w:rPr>
          <w:rFonts w:hint="default" w:ascii="Times New Roman" w:cs="宋体"/>
        </w:rPr>
        <w:t>Track</w:t>
      </w:r>
      <w:r>
        <w:rPr>
          <w:rFonts w:hint="default" w:ascii="Times New Roman" w:hAnsi="Times New Roman"/>
        </w:rPr>
        <w:t>Point</w:t>
      </w:r>
      <w:r>
        <w:rPr>
          <w:rFonts w:cs="宋体"/>
        </w:rPr>
        <w:t>定义</w:t>
      </w:r>
    </w:p>
    <w:tbl>
      <w:tblPr>
        <w:tblStyle w:val="25"/>
        <w:tblW w:w="8834" w:type="dxa"/>
        <w:tblInd w:w="-107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6"/>
        <w:gridCol w:w="1260"/>
        <w:gridCol w:w="3368"/>
        <w:gridCol w:w="1496"/>
        <w:gridCol w:w="103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ins w:id="544" w:author="张宏涛" w:date="2024-08-05T10:11:21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timestamp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uint64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UTC时间，毫秒级。表示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轨迹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点的时刻。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widowControl/>
              <w:spacing w:beforeAutospacing="1" w:afterAutospacing="1"/>
              <w:rPr>
                <w:rFonts w:ascii="微软雅黑" w:hAnsi="微软雅黑" w:eastAsia="微软雅黑" w:cs="微软雅黑"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location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widowControl/>
              <w:spacing w:beforeAutospacing="1" w:afterAutospacing="1"/>
              <w:rPr>
                <w:rFonts w:ascii="微软雅黑" w:hAnsi="微软雅黑" w:eastAsia="微软雅黑" w:cs="微软雅黑"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Position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widowControl/>
              <w:spacing w:beforeAutospacing="1" w:afterAutospacing="1"/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目标物轨迹点的绝对坐标，WGS-84坐标系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widowControl/>
              <w:spacing w:beforeAutospacing="1" w:afterAutospacing="1"/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　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widowControl/>
              <w:spacing w:beforeAutospacing="1" w:afterAutospacing="1"/>
              <w:rPr>
                <w:rFonts w:ascii="微软雅黑" w:hAnsi="微软雅黑" w:eastAsia="微软雅黑" w:cs="微软雅黑"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speed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double64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速度（单位km/h）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speedX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double64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X轴方向速度，大地为参考基准，正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东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　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可选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speedY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double64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Y轴方向速度，大地为参考基准，正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北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　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可选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speedZ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double64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Z轴方向速度，大地为参考基准，垂直于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地面向上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　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0" w:type="dxa"/>
              <w:left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可选</w:t>
            </w:r>
          </w:p>
        </w:tc>
      </w:tr>
    </w:tbl>
    <w:p>
      <w:pPr>
        <w:pStyle w:val="112"/>
        <w:widowControl/>
        <w:rPr>
          <w:rFonts w:hint="default" w:cs="宋体"/>
        </w:rPr>
      </w:pPr>
      <w:r>
        <w:rPr>
          <w:rFonts w:cs="宋体"/>
        </w:rPr>
        <w:t xml:space="preserve"> </w:t>
      </w:r>
    </w:p>
    <w:p>
      <w:pPr>
        <w:pStyle w:val="94"/>
        <w:numPr>
          <w:ilvl w:val="2"/>
          <w:numId w:val="5"/>
        </w:numPr>
        <w:adjustRightInd w:val="0"/>
        <w:snapToGrid w:val="0"/>
        <w:spacing w:before="120" w:after="120" w:line="360" w:lineRule="auto"/>
        <w:ind w:left="227" w:leftChars="0" w:firstLine="170"/>
        <w:rPr>
          <w:rFonts w:ascii="Times New Roman" w:hAnsi="Times New Roman"/>
        </w:rPr>
      </w:pPr>
      <w:bookmarkStart w:id="28" w:name="_Toc1564228977"/>
      <w:r>
        <w:rPr>
          <w:rFonts w:hint="default" w:ascii="Times New Roman" w:hAnsi="Times New Roman"/>
        </w:rPr>
        <w:t>历史轨迹更新</w:t>
      </w:r>
      <w:bookmarkEnd w:id="28"/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华文仿宋"/>
          <w:sz w:val="21"/>
          <w:szCs w:val="21"/>
          <w:lang w:eastAsia="zh-CN" w:bidi="ar"/>
        </w:rPr>
        <w:t>SF根据</w:t>
      </w:r>
      <w:r>
        <w:rPr>
          <w:rFonts w:hint="eastAsia" w:ascii="宋体" w:hAnsi="宋体" w:cs="宋体"/>
          <w:sz w:val="21"/>
          <w:szCs w:val="21"/>
          <w:lang w:eastAsia="zh-CN" w:bidi="ar"/>
        </w:rPr>
        <w:t>计算及处理，通知</w:t>
      </w:r>
      <w:r>
        <w:rPr>
          <w:rFonts w:hint="eastAsia" w:ascii="宋体" w:hAnsi="华文仿宋"/>
          <w:sz w:val="21"/>
          <w:szCs w:val="21"/>
          <w:lang w:eastAsia="zh-CN" w:bidi="ar"/>
        </w:rPr>
        <w:t>A</w:t>
      </w:r>
      <w:r>
        <w:rPr>
          <w:rFonts w:ascii="宋体" w:hAnsi="华文仿宋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更新历史轨迹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ascii="Times New Roman" w:hAnsi="Times New Roman"/>
          <w:sz w:val="21"/>
          <w:szCs w:val="21"/>
          <w:lang w:eastAsia="zh-CN" w:bidi="ar"/>
        </w:rPr>
        <w:t>Sense</w:t>
      </w:r>
      <w:r>
        <w:rPr>
          <w:rFonts w:ascii="Times New Roman" w:hAnsi="华文仿宋"/>
          <w:sz w:val="21"/>
          <w:szCs w:val="21"/>
          <w:lang w:eastAsia="zh-CN" w:bidi="ar"/>
        </w:rPr>
        <w:t>H</w:t>
      </w:r>
      <w:r>
        <w:rPr>
          <w:rFonts w:ascii="Times New Roman" w:hAnsi="Times New Roman"/>
          <w:sz w:val="21"/>
          <w:szCs w:val="21"/>
          <w:lang w:eastAsia="zh-CN" w:bidi="ar"/>
        </w:rPr>
        <w:t>i</w:t>
      </w:r>
      <w:r>
        <w:rPr>
          <w:rFonts w:ascii="Times New Roman" w:hAnsi="华文仿宋"/>
          <w:sz w:val="21"/>
          <w:szCs w:val="21"/>
          <w:lang w:eastAsia="zh-CN" w:bidi="ar"/>
        </w:rPr>
        <w:t>story</w:t>
      </w:r>
      <w:r>
        <w:rPr>
          <w:rFonts w:ascii="Times New Roman" w:hAnsi="Times New Roman"/>
          <w:sz w:val="21"/>
          <w:szCs w:val="21"/>
          <w:lang w:eastAsia="zh-CN" w:bidi="ar"/>
        </w:rPr>
        <w:t>Update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方向：</w:t>
      </w:r>
      <w:r>
        <w:rPr>
          <w:rFonts w:ascii="Times New Roman" w:hAnsi="Times New Roman"/>
          <w:sz w:val="21"/>
          <w:szCs w:val="21"/>
          <w:lang w:eastAsia="zh-CN" w:bidi="ar"/>
        </w:rPr>
        <w:t>SF  ===&gt; AF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华文仿宋"/>
          <w:sz w:val="21"/>
          <w:szCs w:val="21"/>
          <w:lang w:eastAsia="zh-CN" w:bidi="ar"/>
        </w:rPr>
        <w:t xml:space="preserve"> </w:t>
      </w:r>
    </w:p>
    <w:tbl>
      <w:tblPr>
        <w:tblStyle w:val="25"/>
        <w:tblW w:w="8834" w:type="dxa"/>
        <w:tblInd w:w="-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6"/>
        <w:gridCol w:w="1260"/>
        <w:gridCol w:w="3368"/>
        <w:gridCol w:w="1496"/>
        <w:gridCol w:w="103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ins w:id="545" w:author="张宏涛" w:date="2024-08-05T10:11:24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宋体" w:hAnsi="华文仿宋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SfDevId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感知功能S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网元编号。统一规划，全局唯一，通过配置设置。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参考3.1.1中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SfDevId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定义。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askID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int32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任务I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D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编号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46" w:author="张宏涛" w:date="2024-08-05T10:18:57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47" w:author="张宏涛" w:date="2024-08-05T10:11:3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1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23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msgCnt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定义消息编号。发送方对发送的同类消息依次进行编号。编号循环发送。（0~0xFFFFFFFF）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48" w:author="张宏涛" w:date="2024-08-05T10:18:59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49" w:author="张宏涛" w:date="2024-08-05T10:11:3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550" w:author="张宏涛" w:date="2024-08-05T10:11:3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655231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TrackHistoryGroupNum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Uint32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000000"/>
                <w:sz w:val="16"/>
                <w:szCs w:val="16"/>
                <w:lang w:bidi="ar"/>
              </w:rPr>
              <w:t>历史轨迹分组数，与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TrackHistoryGroupList配合使用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676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TrackHistoryGroupList</w:t>
            </w:r>
          </w:p>
        </w:tc>
        <w:tc>
          <w:tcPr>
            <w:tcW w:w="1260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TrackHistoryGroup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</w:t>
            </w:r>
          </w:p>
        </w:tc>
        <w:tc>
          <w:tcPr>
            <w:tcW w:w="3368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textAlignment w:val="baseline"/>
              <w:rPr>
                <w:rFonts w:ascii="微软雅黑" w:hAnsi="微软雅黑" w:eastAsia="微软雅黑" w:cs="微软雅黑"/>
                <w:bCs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000000"/>
                <w:sz w:val="16"/>
                <w:szCs w:val="16"/>
                <w:lang w:eastAsia="zh-CN" w:bidi="ar"/>
              </w:rPr>
              <w:t>历史轨迹分组列表。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同一个</w:t>
            </w:r>
            <w:r>
              <w:rPr>
                <w:rFonts w:ascii="微软雅黑" w:hAnsi="微软雅黑" w:eastAsia="微软雅黑" w:cs="微软雅黑"/>
                <w:bCs/>
                <w:color w:val="000000"/>
                <w:sz w:val="16"/>
                <w:szCs w:val="16"/>
                <w:lang w:eastAsia="zh-CN" w:bidi="ar"/>
              </w:rPr>
              <w:t>历史轨迹分组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下的感知者相同</w:t>
            </w:r>
          </w:p>
        </w:tc>
        <w:tc>
          <w:tcPr>
            <w:tcW w:w="1496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>
            <w:pP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pStyle w:val="112"/>
        <w:widowControl/>
        <w:rPr>
          <w:rFonts w:hint="default" w:ascii="Times New Roman" w:cs="宋体"/>
        </w:rPr>
      </w:pPr>
      <w:r>
        <w:rPr>
          <w:rFonts w:ascii="Times New Roman" w:cs="宋体"/>
        </w:rPr>
        <w:t xml:space="preserve"> </w:t>
      </w:r>
    </w:p>
    <w:p>
      <w:pPr>
        <w:pStyle w:val="112"/>
        <w:widowControl/>
        <w:rPr>
          <w:rFonts w:hint="default" w:ascii="Times New Roman" w:cs="宋体"/>
        </w:rPr>
      </w:pPr>
      <w:r>
        <w:rPr>
          <w:rFonts w:cs="宋体"/>
        </w:rPr>
        <w:t>复合类型</w:t>
      </w:r>
      <w:r>
        <w:rPr>
          <w:rFonts w:hint="default" w:ascii="Times New Roman" w:hAnsi="Times New Roman"/>
        </w:rPr>
        <w:t>TrackHistoryGroup</w:t>
      </w:r>
      <w:r>
        <w:rPr>
          <w:rFonts w:cs="宋体"/>
        </w:rPr>
        <w:t>定义</w:t>
      </w:r>
    </w:p>
    <w:tbl>
      <w:tblPr>
        <w:tblStyle w:val="25"/>
        <w:tblW w:w="8834" w:type="dxa"/>
        <w:tblInd w:w="-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8"/>
        <w:gridCol w:w="1252"/>
        <w:gridCol w:w="3365"/>
        <w:gridCol w:w="1505"/>
        <w:gridCol w:w="103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78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551" w:author="张宏涛" w:date="2024-08-05T10:11:42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78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actionType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Uint8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 xml:space="preserve"> 历史轨迹更新类型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52" w:author="张宏涛" w:date="2024-08-05T10:11:48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53" w:author="张宏涛" w:date="2024-08-05T10:11:4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554" w:author="张宏涛" w:date="2024-08-05T10:11:4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left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0：修正历史轨迹 1：新增历史轨迹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2：删除历史轨迹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78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objectsTrackHistoryNum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Uint32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需要更新历史的轨迹数，与objectsTrackHistoryList配合使用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78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objectsTrackHistoryList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TrackHistory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需要更新历史轨迹的目标列表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 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</w:tbl>
    <w:p>
      <w:pPr>
        <w:pStyle w:val="112"/>
        <w:widowControl/>
        <w:rPr>
          <w:rFonts w:hint="default" w:ascii="Times New Roman" w:cs="宋体"/>
        </w:rPr>
      </w:pPr>
      <w:r>
        <w:rPr>
          <w:rFonts w:ascii="Times New Roman" w:cs="宋体"/>
        </w:rPr>
        <w:t xml:space="preserve"> </w:t>
      </w:r>
    </w:p>
    <w:p>
      <w:pPr>
        <w:pStyle w:val="112"/>
        <w:widowControl/>
        <w:rPr>
          <w:rFonts w:hint="default" w:ascii="Times New Roman" w:cs="宋体"/>
        </w:rPr>
      </w:pPr>
      <w:r>
        <w:rPr>
          <w:rFonts w:cs="宋体"/>
        </w:rPr>
        <w:t>复合类型</w:t>
      </w:r>
      <w:r>
        <w:rPr>
          <w:rFonts w:hint="default" w:ascii="Times New Roman" w:hAnsi="Times New Roman"/>
        </w:rPr>
        <w:t>TrackHistory</w:t>
      </w:r>
      <w:r>
        <w:rPr>
          <w:rFonts w:cs="宋体"/>
        </w:rPr>
        <w:t>定义</w:t>
      </w:r>
    </w:p>
    <w:tbl>
      <w:tblPr>
        <w:tblStyle w:val="25"/>
        <w:tblW w:w="8836" w:type="dxa"/>
        <w:tblInd w:w="-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252"/>
        <w:gridCol w:w="3365"/>
        <w:gridCol w:w="1505"/>
        <w:gridCol w:w="103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680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ins w:id="555" w:author="张宏涛" w:date="2024-08-05T10:11:59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示例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F2F2F2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可选/必选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80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objectID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uuid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spacing w:before="24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目标物ID</w:t>
            </w:r>
          </w:p>
          <w:p>
            <w:pPr>
              <w:autoSpaceDE w:val="0"/>
              <w:autoSpaceDN w:val="0"/>
              <w:adjustRightInd w:val="0"/>
              <w:spacing w:before="240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uuid：Universally Unique Identifier,采用16进制表示，保证全局唯一性，长度128bits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，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编解码单位为unit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8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56" w:author="张宏涛" w:date="2024-08-05T10:12:04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57" w:author="张宏涛" w:date="2024-08-05T10:12:0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558" w:author="张宏涛" w:date="2024-08-05T10:12:0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a0eebc99-9c0b-4ef8-bb6d-6bb9bd380a11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680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objectType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Uint8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目标类别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59" w:author="张宏涛" w:date="2024-08-05T10:12:11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60" w:author="张宏涛" w:date="2024-08-05T10:12:1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</w:t>
              </w:r>
            </w:ins>
            <w:ins w:id="561" w:author="张宏涛" w:date="2024-08-05T10:12:1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1：低空无人机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2：水面船只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3：人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4：车辆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5：飞鸟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254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：其他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55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：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识别中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commentRangeStart w:id="3"/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  <w:commentRangeEnd w:id="3"/>
            <w:r>
              <w:commentReference w:id="3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680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objectConfidence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double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目标类别的置信概率，范围：（0 ~ 1）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置信度就是指物体识别为目标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val="en-US" w:eastAsia="zh-CN" w:bidi="ar"/>
              </w:rPr>
              <w:t>类别</w:t>
            </w: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的可信程度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。</w:t>
            </w: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置信度取值范围0~1，置信度和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val="en-US" w:eastAsia="zh-CN" w:bidi="ar"/>
              </w:rPr>
              <w:t>目标类别</w:t>
            </w: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一起上报，例如置信度0.75，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val="en-US" w:eastAsia="zh-CN" w:bidi="ar"/>
              </w:rPr>
              <w:t>目标类别</w:t>
            </w:r>
            <w:r>
              <w:rPr>
                <w:rFonts w:hint="default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为无人机，就是指物体识别为无人机的可信度为0.75</w:t>
            </w:r>
            <w:r>
              <w:rPr>
                <w:rFonts w:hint="eastAsia" w:ascii="微软雅黑" w:hAnsi="微软雅黑" w:eastAsia="微软雅黑" w:cs="微软雅黑"/>
                <w:bCs/>
                <w:i w:val="0"/>
                <w:iCs w:val="0"/>
                <w:caps w:val="0"/>
                <w:color w:val="1D1D1A"/>
                <w:spacing w:val="0"/>
                <w:sz w:val="16"/>
                <w:szCs w:val="16"/>
                <w:lang w:eastAsia="zh-CN" w:bidi="ar"/>
              </w:rPr>
              <w:t>。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62" w:author="张宏涛" w:date="2024-08-05T10:19:06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63" w:author="张宏涛" w:date="2024-08-05T10:12:1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564" w:author="张宏涛" w:date="2024-08-05T10:12:1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0.99</w:t>
            </w: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commentRangeStart w:id="4"/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必选</w:t>
            </w:r>
            <w:commentRangeEnd w:id="4"/>
            <w:r>
              <w:commentReference w:id="4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ins w:id="565" w:author="张宏涛" w:date="2024-08-05T10:42:24Z"/>
        </w:trPr>
        <w:tc>
          <w:tcPr>
            <w:tcW w:w="1680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66" w:author="张宏涛" w:date="2024-08-05T10:42:24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567" w:author="张宏涛" w:date="2024-08-05T10:42:5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supi/imsi</w:t>
              </w:r>
            </w:ins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68" w:author="张宏涛" w:date="2024-08-05T10:42:24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69" w:author="张宏涛" w:date="2024-08-05T10:42:4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String</w:t>
              </w:r>
            </w:ins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70" w:author="张宏涛" w:date="2024-08-05T16:30:42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71" w:author="张宏涛" w:date="2024-08-05T16:28:11Z">
              <w:r>
                <w:rPr>
                  <w:rFonts w:hint="eastAsia" w:ascii="微软雅黑" w:hAnsi="微软雅黑" w:eastAsia="微软雅黑" w:cs="微软雅黑"/>
                  <w:bCs/>
                  <w:i w:val="0"/>
                  <w:iCs w:val="0"/>
                  <w:caps w:val="0"/>
                  <w:color w:val="1D1D1A"/>
                  <w:spacing w:val="0"/>
                  <w:sz w:val="16"/>
                  <w:szCs w:val="16"/>
                  <w:lang w:val="en-US" w:eastAsia="zh-CN" w:bidi="ar"/>
                </w:rPr>
                <w:t>网联无人机身份信息，</w:t>
              </w:r>
            </w:ins>
            <w:ins w:id="572" w:author="张宏涛" w:date="2024-08-05T10:43:1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SUPI和IMSI分别是5G和4G领域的用户永久标识。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73" w:author="张宏涛" w:date="2024-08-05T10:42:24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74" w:author="张宏涛" w:date="2024-08-05T16:30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该字段仅对</w:t>
              </w:r>
            </w:ins>
            <w:ins w:id="575" w:author="张宏涛" w:date="2024-08-05T16:30:43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目标类型</w:t>
              </w:r>
            </w:ins>
            <w:ins w:id="576" w:author="张宏涛" w:date="2024-08-05T16:47:45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objectType</w:t>
              </w:r>
            </w:ins>
            <w:ins w:id="577" w:author="张宏涛" w:date="2024-08-05T16:30:43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为无人机时</w:t>
              </w:r>
            </w:ins>
            <w:ins w:id="578" w:author="张宏涛" w:date="2024-08-05T16:47:49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有效</w:t>
              </w:r>
            </w:ins>
            <w:ins w:id="579" w:author="张宏涛" w:date="2024-08-05T16:30:44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。</w:t>
              </w:r>
            </w:ins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80" w:author="张宏涛" w:date="2024-08-05T10:43:42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81" w:author="张宏涛" w:date="2024-08-05T10:43:4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582" w:author="张宏涛" w:date="2024-08-05T10:43:4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83" w:author="张宏涛" w:date="2024-08-05T10:42:24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84" w:author="张宏涛" w:date="2024-08-05T10:43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460001357924680</w:t>
              </w:r>
            </w:ins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85" w:author="张宏涛" w:date="2024-08-05T10:42:24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86" w:author="张宏涛" w:date="2024-08-05T10:42:4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  <w:ins w:id="587" w:author="张宏涛" w:date="2024-08-05T10:42:20Z"/>
        </w:trPr>
        <w:tc>
          <w:tcPr>
            <w:tcW w:w="1680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88" w:author="张宏涛" w:date="2024-08-05T10:42:20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589" w:author="张宏涛" w:date="2024-08-05T10:43:0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gpsi/msisdn</w:t>
              </w:r>
            </w:ins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90" w:author="张宏涛" w:date="2024-08-05T10:42:20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91" w:author="张宏涛" w:date="2024-08-05T10:42:4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String</w:t>
              </w:r>
            </w:ins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92" w:author="张宏涛" w:date="2024-08-05T16:30:47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93" w:author="张宏涛" w:date="2024-08-05T16:28:19Z">
              <w:r>
                <w:rPr>
                  <w:rFonts w:hint="eastAsia" w:ascii="微软雅黑" w:hAnsi="微软雅黑" w:eastAsia="微软雅黑" w:cs="微软雅黑"/>
                  <w:bCs/>
                  <w:i w:val="0"/>
                  <w:iCs w:val="0"/>
                  <w:caps w:val="0"/>
                  <w:color w:val="1D1D1A"/>
                  <w:spacing w:val="0"/>
                  <w:sz w:val="16"/>
                  <w:szCs w:val="16"/>
                  <w:lang w:val="en-US" w:eastAsia="zh-CN" w:bidi="ar"/>
                </w:rPr>
                <w:t>网联无人机身份信息，</w:t>
              </w:r>
            </w:ins>
            <w:ins w:id="594" w:author="张宏涛" w:date="2024-08-05T10:43:2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GPSI和MSISDN分别是5G和4G领域的通用公共用户标识。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595" w:author="张宏涛" w:date="2024-08-05T10:42:20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596" w:author="张宏涛" w:date="2024-08-05T16:30:4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该字段仅对</w:t>
              </w:r>
            </w:ins>
            <w:ins w:id="597" w:author="张宏涛" w:date="2024-08-05T16:30:48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目标类型</w:t>
              </w:r>
            </w:ins>
            <w:ins w:id="598" w:author="张宏涛" w:date="2024-08-05T16:47:59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objectType</w:t>
              </w:r>
            </w:ins>
            <w:ins w:id="599" w:author="张宏涛" w:date="2024-08-05T16:30:48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为无人机时</w:t>
              </w:r>
            </w:ins>
            <w:ins w:id="600" w:author="张宏涛" w:date="2024-08-05T16:48:08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有效</w:t>
              </w:r>
            </w:ins>
            <w:ins w:id="601" w:author="张宏涛" w:date="2024-08-05T16:30:49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。</w:t>
              </w:r>
            </w:ins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02" w:author="张宏涛" w:date="2024-08-05T10:43:26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03" w:author="张宏涛" w:date="2024-08-05T10:43:2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示例</w:t>
              </w:r>
            </w:ins>
            <w:ins w:id="604" w:author="张宏涛" w:date="2024-08-05T10:43:2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：</w:t>
              </w:r>
            </w:ins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05" w:author="张宏涛" w:date="2024-08-05T10:42:20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06" w:author="张宏涛" w:date="2024-08-05T10:43:34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13912312345</w:t>
              </w:r>
            </w:ins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" w:type="dxa"/>
            </w:tcMar>
            <w:vAlign w:val="center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07" w:author="张宏涛" w:date="2024-08-05T10:42:20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08" w:author="张宏涛" w:date="2024-08-05T10:42:4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可选</w:t>
              </w:r>
            </w:ins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ins w:id="609" w:author="张宏涛" w:date="2024-08-05T16:07:33Z"/>
        </w:trPr>
        <w:tc>
          <w:tcPr>
            <w:tcW w:w="1680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ins w:id="610" w:author="张宏涛" w:date="2024-08-05T16:07:33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bidi="ar"/>
              </w:rPr>
            </w:pPr>
            <w:ins w:id="611" w:author="张宏涛" w:date="2024-08-05T16:08:21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object</w:t>
              </w:r>
            </w:ins>
            <w:ins w:id="612" w:author="张宏涛" w:date="2024-08-05T16:16:2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Size</w:t>
              </w:r>
            </w:ins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ins w:id="613" w:author="张宏涛" w:date="2024-08-05T16:07:33Z"/>
                <w:rFonts w:hint="default" w:ascii="微软雅黑" w:hAnsi="微软雅黑" w:eastAsia="微软雅黑" w:cs="微软雅黑"/>
                <w:color w:val="1D1D1A"/>
                <w:sz w:val="16"/>
                <w:szCs w:val="16"/>
                <w:lang w:val="en-US" w:eastAsia="zh-CN" w:bidi="ar"/>
              </w:rPr>
            </w:pPr>
            <w:ins w:id="614" w:author="张宏涛" w:date="2024-08-05T16:16:27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Size</w:t>
              </w:r>
            </w:ins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ins w:id="615" w:author="张宏涛" w:date="2024-08-05T16:31:20Z"/>
                <w:rFonts w:hint="eastAsia" w:ascii="微软雅黑" w:hAnsi="微软雅黑" w:eastAsia="微软雅黑" w:cs="微软雅黑"/>
                <w:color w:val="1D1D1A"/>
                <w:sz w:val="16"/>
                <w:szCs w:val="16"/>
                <w:lang w:val="en-US" w:eastAsia="zh-CN" w:bidi="ar"/>
              </w:rPr>
            </w:pPr>
            <w:ins w:id="616" w:author="张宏涛" w:date="2024-08-05T16:09:37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目标物</w:t>
              </w:r>
            </w:ins>
            <w:ins w:id="617" w:author="张宏涛" w:date="2024-08-05T16:16:39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尺寸</w:t>
              </w:r>
            </w:ins>
          </w:p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ins w:id="618" w:author="张宏涛" w:date="2024-08-05T16:07:33Z"/>
                <w:rFonts w:hint="default" w:ascii="微软雅黑" w:hAnsi="微软雅黑" w:eastAsia="微软雅黑" w:cs="微软雅黑"/>
                <w:color w:val="1D1D1A"/>
                <w:sz w:val="16"/>
                <w:szCs w:val="16"/>
                <w:lang w:val="en-US" w:eastAsia="zh-CN" w:bidi="ar"/>
              </w:rPr>
            </w:pPr>
            <w:ins w:id="619" w:author="张宏涛" w:date="2024-08-05T16:31:2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该字段仅针对</w:t>
              </w:r>
            </w:ins>
            <w:ins w:id="620" w:author="张宏涛" w:date="2024-08-05T16:31:21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目标类型</w:t>
              </w:r>
            </w:ins>
            <w:ins w:id="621" w:author="张宏涛" w:date="2024-08-05T16:48:53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objectType</w:t>
              </w:r>
            </w:ins>
            <w:ins w:id="622" w:author="张宏涛" w:date="2024-08-05T16:31:21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为</w:t>
              </w:r>
            </w:ins>
            <w:ins w:id="623" w:author="张宏涛" w:date="2024-08-05T16:48:56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水面</w:t>
              </w:r>
            </w:ins>
            <w:ins w:id="624" w:author="张宏涛" w:date="2024-08-05T16:31:30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船只</w:t>
              </w:r>
            </w:ins>
            <w:ins w:id="625" w:author="张宏涛" w:date="2024-08-05T16:31:21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时</w:t>
              </w:r>
            </w:ins>
            <w:ins w:id="626" w:author="张宏涛" w:date="2024-08-05T16:49:00Z">
              <w:r>
                <w:rPr>
                  <w:rFonts w:hint="eastAsia" w:ascii="微软雅黑" w:hAnsi="微软雅黑" w:eastAsia="微软雅黑" w:cs="微软雅黑"/>
                  <w:color w:val="1D1D1A"/>
                  <w:sz w:val="16"/>
                  <w:szCs w:val="16"/>
                  <w:lang w:val="en-US" w:eastAsia="zh-CN" w:bidi="ar"/>
                </w:rPr>
                <w:t>有效</w:t>
              </w:r>
            </w:ins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ins w:id="627" w:author="张宏涛" w:date="2024-08-05T16:07:33Z"/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ins w:id="628" w:author="张宏涛" w:date="2024-08-05T16:07:33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/>
              </w:rPr>
            </w:pPr>
            <w:ins w:id="629" w:author="张宏涛" w:date="2024-08-05T16:10:1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/>
                </w:rPr>
                <w:t>可选</w:t>
              </w:r>
            </w:ins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680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trackPointNum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bidi="ar"/>
              </w:rPr>
              <w:t>Uint32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目标的历史轨迹修正或新增数目，与trackPointList配合使用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pStyle w:val="23"/>
              <w:autoSpaceDE w:val="0"/>
              <w:autoSpaceDN w:val="0"/>
              <w:adjustRightInd w:val="0"/>
              <w:spacing w:beforeAutospacing="0" w:afterAutospacing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80" w:type="dxa"/>
            <w:tcBorders>
              <w:top w:val="single" w:color="1D1D1A" w:sz="4" w:space="0"/>
              <w:left w:val="single" w:color="1D1D1A" w:sz="4" w:space="0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trackPointList</w:t>
            </w:r>
          </w:p>
        </w:tc>
        <w:tc>
          <w:tcPr>
            <w:tcW w:w="1252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TrackPoint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</w:t>
            </w:r>
          </w:p>
        </w:tc>
        <w:tc>
          <w:tcPr>
            <w:tcW w:w="336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widowControl/>
              <w:spacing w:beforeAutospacing="1" w:afterAutospacing="1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目标的历史轨迹修正或新增</w:t>
            </w:r>
          </w:p>
        </w:tc>
        <w:tc>
          <w:tcPr>
            <w:tcW w:w="1505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  <w:tc>
          <w:tcPr>
            <w:tcW w:w="1034" w:type="dxa"/>
            <w:tcBorders>
              <w:top w:val="single" w:color="1D1D1A" w:sz="4" w:space="0"/>
              <w:left w:val="nil"/>
              <w:bottom w:val="single" w:color="1D1D1A" w:sz="4" w:space="0"/>
              <w:right w:val="single" w:color="1D1D1A" w:sz="4" w:space="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08" w:type="dxa"/>
            </w:tcMar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</w:p>
        </w:tc>
      </w:tr>
    </w:tbl>
    <w:p>
      <w:pPr>
        <w:numPr>
          <w:ilvl w:val="1"/>
          <w:numId w:val="4"/>
        </w:numPr>
        <w:adjustRightInd w:val="0"/>
        <w:snapToGrid w:val="0"/>
        <w:spacing w:before="100" w:after="90" w:line="579" w:lineRule="auto"/>
        <w:ind w:left="340" w:hanging="170"/>
        <w:outlineLvl w:val="1"/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</w:pPr>
      <w:bookmarkStart w:id="29" w:name="_Toc1144639117"/>
      <w:r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  <w:t>公共消息</w:t>
      </w:r>
    </w:p>
    <w:p>
      <w:pPr>
        <w:pStyle w:val="94"/>
        <w:numPr>
          <w:ilvl w:val="2"/>
          <w:numId w:val="5"/>
        </w:numPr>
        <w:adjustRightInd w:val="0"/>
        <w:snapToGrid w:val="0"/>
        <w:spacing w:before="120" w:after="120" w:line="360" w:lineRule="auto"/>
        <w:ind w:left="227" w:leftChars="0" w:firstLine="170"/>
        <w:rPr>
          <w:rFonts w:ascii="Times New Roman" w:hAnsi="Times New Roman"/>
        </w:rPr>
      </w:pPr>
      <w:r>
        <w:rPr>
          <w:rFonts w:ascii="Times New Roman" w:hAnsi="Times New Roman"/>
        </w:rPr>
        <w:t>Keep Alive请求</w:t>
      </w:r>
      <w:r>
        <w:rPr>
          <w:rFonts w:hint="default" w:ascii="Times New Roman" w:hAnsi="Times New Roman"/>
        </w:rPr>
        <w:t>/响应</w:t>
      </w:r>
    </w:p>
    <w:p>
      <w:pPr>
        <w:pStyle w:val="43"/>
        <w:ind w:firstLine="420"/>
      </w:pPr>
      <w:r>
        <w:t>Keep Alive消息用于链路保活、链路状态检测，在感知控制面链路和用户面链路均可发送，本流程作为可选流程，是否需要通过发送KeepAliveRequest消息实现链路保活和链路状态检测，由SF和AF根据自身实现自行决定。</w:t>
      </w:r>
      <w:r>
        <w:rPr>
          <w:rFonts w:hint="eastAsia"/>
        </w:rPr>
        <w:t>接收端若收到本消息，应向对端回复KeepAliveResponse消息，保证对端检测结果的正确性。</w:t>
      </w:r>
    </w:p>
    <w:p>
      <w:pPr>
        <w:pStyle w:val="43"/>
        <w:ind w:firstLine="420"/>
      </w:pPr>
      <w:r>
        <w:rPr>
          <w:rFonts w:hint="eastAsia" w:ascii="Times New Roman"/>
        </w:rPr>
        <w:t xml:space="preserve">方向：SF </w:t>
      </w:r>
      <w:r>
        <w:rPr>
          <w:rFonts w:ascii="Times New Roman"/>
        </w:rPr>
        <w:t>&lt;</w:t>
      </w:r>
      <w:r>
        <w:rPr>
          <w:rFonts w:hint="eastAsia" w:ascii="Times New Roman"/>
        </w:rPr>
        <w:t>===&gt; A</w:t>
      </w:r>
      <w:r>
        <w:rPr>
          <w:rFonts w:ascii="Times New Roman"/>
        </w:rPr>
        <w:t>F</w:t>
      </w:r>
    </w:p>
    <w:p>
      <w:pPr>
        <w:pStyle w:val="43"/>
        <w:ind w:firstLine="420"/>
      </w:pPr>
      <w:r>
        <w:rPr>
          <w:rFonts w:hint="eastAsia"/>
        </w:rPr>
        <w:t>KeepAliveRequest</w:t>
      </w:r>
    </w:p>
    <w:tbl>
      <w:tblPr>
        <w:tblStyle w:val="26"/>
        <w:tblW w:w="88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252"/>
        <w:gridCol w:w="3365"/>
        <w:gridCol w:w="1537"/>
        <w:gridCol w:w="10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字段名称</w:t>
            </w:r>
          </w:p>
        </w:tc>
        <w:tc>
          <w:tcPr>
            <w:tcW w:w="1252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类型</w:t>
            </w:r>
          </w:p>
        </w:tc>
        <w:tc>
          <w:tcPr>
            <w:tcW w:w="3365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备注</w:t>
            </w:r>
          </w:p>
        </w:tc>
        <w:tc>
          <w:tcPr>
            <w:tcW w:w="1537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ins w:id="630" w:author="张宏涛" w:date="2024-08-05T10:12:21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示例</w:t>
            </w:r>
          </w:p>
        </w:tc>
        <w:tc>
          <w:tcPr>
            <w:tcW w:w="1008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252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3365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537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008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</w:tr>
    </w:tbl>
    <w:p>
      <w:pPr>
        <w:pStyle w:val="43"/>
        <w:ind w:firstLine="420"/>
        <w:rPr>
          <w:i/>
        </w:rPr>
      </w:pPr>
      <w:r>
        <w:rPr>
          <w:rFonts w:hint="eastAsia"/>
          <w:i/>
        </w:rPr>
        <w:t>注：本消息无需内容字段</w:t>
      </w:r>
    </w:p>
    <w:p>
      <w:pPr>
        <w:pStyle w:val="43"/>
        <w:ind w:firstLine="420"/>
      </w:pPr>
    </w:p>
    <w:p>
      <w:pPr>
        <w:pStyle w:val="43"/>
        <w:ind w:firstLine="420"/>
      </w:pPr>
      <w:r>
        <w:rPr>
          <w:rFonts w:hint="eastAsia" w:ascii="Times New Roman"/>
        </w:rPr>
        <w:t xml:space="preserve">方向：SF </w:t>
      </w:r>
      <w:r>
        <w:rPr>
          <w:rFonts w:ascii="Times New Roman"/>
        </w:rPr>
        <w:t>&lt;</w:t>
      </w:r>
      <w:r>
        <w:rPr>
          <w:rFonts w:hint="eastAsia" w:ascii="Times New Roman"/>
        </w:rPr>
        <w:t>===&gt; A</w:t>
      </w:r>
      <w:r>
        <w:rPr>
          <w:rFonts w:ascii="Times New Roman"/>
        </w:rPr>
        <w:t>F</w:t>
      </w:r>
    </w:p>
    <w:p>
      <w:pPr>
        <w:pStyle w:val="43"/>
        <w:ind w:firstLine="420"/>
      </w:pPr>
      <w:r>
        <w:rPr>
          <w:rFonts w:hint="eastAsia"/>
        </w:rPr>
        <w:t>KeepAliveRe</w:t>
      </w:r>
      <w:r>
        <w:t>sponse</w:t>
      </w:r>
    </w:p>
    <w:tbl>
      <w:tblPr>
        <w:tblStyle w:val="26"/>
        <w:tblW w:w="88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243"/>
        <w:gridCol w:w="3383"/>
        <w:gridCol w:w="1528"/>
        <w:gridCol w:w="10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字段名称</w:t>
            </w:r>
          </w:p>
        </w:tc>
        <w:tc>
          <w:tcPr>
            <w:tcW w:w="1243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类型</w:t>
            </w:r>
          </w:p>
        </w:tc>
        <w:tc>
          <w:tcPr>
            <w:tcW w:w="3383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备注</w:t>
            </w:r>
          </w:p>
        </w:tc>
        <w:tc>
          <w:tcPr>
            <w:tcW w:w="1528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ins w:id="631" w:author="张宏涛" w:date="2024-08-05T10:12:25Z">
              <w:r>
                <w:rPr>
                  <w:rFonts w:hint="eastAsia" w:ascii="微软雅黑" w:hAnsi="微软雅黑" w:eastAsia="微软雅黑" w:cs="微软雅黑"/>
                  <w:b/>
                  <w:bCs/>
                  <w:color w:val="1D1D1A"/>
                  <w:sz w:val="16"/>
                  <w:szCs w:val="16"/>
                  <w:lang w:val="en-US" w:eastAsia="zh-CN" w:bidi="ar"/>
                </w:rPr>
                <w:t>取值范围/</w:t>
              </w:r>
            </w:ins>
            <w:r>
              <w:rPr>
                <w:rFonts w:hint="eastAsia"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示例</w:t>
            </w:r>
          </w:p>
        </w:tc>
        <w:tc>
          <w:tcPr>
            <w:tcW w:w="1008" w:type="dxa"/>
            <w:vAlign w:val="center"/>
          </w:tcPr>
          <w:p>
            <w:pPr>
              <w:pStyle w:val="98"/>
              <w:ind w:firstLine="0" w:firstLineChars="0"/>
              <w:rPr>
                <w:rFonts w:ascii="Times New Roma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bidi="ar"/>
              </w:rPr>
              <w:t>可选/必选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9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243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3383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528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  <w:tc>
          <w:tcPr>
            <w:tcW w:w="1008" w:type="dxa"/>
          </w:tcPr>
          <w:p>
            <w:pPr>
              <w:pStyle w:val="98"/>
              <w:ind w:firstLine="0" w:firstLineChars="0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</w:p>
        </w:tc>
      </w:tr>
    </w:tbl>
    <w:p>
      <w:pPr>
        <w:pStyle w:val="43"/>
        <w:ind w:firstLine="420"/>
        <w:rPr>
          <w:i/>
        </w:rPr>
      </w:pPr>
      <w:r>
        <w:rPr>
          <w:rFonts w:hint="eastAsia"/>
          <w:i/>
        </w:rPr>
        <w:t>注：本消息无需内容字段</w:t>
      </w:r>
    </w:p>
    <w:p>
      <w:pPr>
        <w:pStyle w:val="43"/>
        <w:ind w:firstLine="420"/>
      </w:pPr>
    </w:p>
    <w:p>
      <w:pPr>
        <w:pStyle w:val="84"/>
        <w:keepNext/>
        <w:keepLines/>
        <w:spacing w:before="100" w:after="90" w:line="380" w:lineRule="exact"/>
        <w:ind w:left="340"/>
        <w:jc w:val="both"/>
        <w:outlineLvl w:val="0"/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SF与AF之间的消息编码</w:t>
      </w:r>
      <w:bookmarkEnd w:id="29"/>
    </w:p>
    <w:p>
      <w:pPr>
        <w:numPr>
          <w:ilvl w:val="1"/>
          <w:numId w:val="4"/>
        </w:numPr>
        <w:adjustRightInd w:val="0"/>
        <w:snapToGrid w:val="0"/>
        <w:spacing w:before="100" w:after="90" w:line="579" w:lineRule="auto"/>
        <w:ind w:left="340" w:hanging="170"/>
        <w:outlineLvl w:val="1"/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</w:pPr>
      <w:bookmarkStart w:id="30" w:name="_Toc1184672543"/>
      <w:r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  <w:t>消息编码方式</w:t>
      </w:r>
      <w:bookmarkEnd w:id="30"/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SF与A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之间的消息，推荐使用T</w:t>
      </w:r>
      <w:r>
        <w:rPr>
          <w:rFonts w:hint="eastAsia" w:ascii="宋体" w:hAnsi="华文仿宋"/>
          <w:sz w:val="21"/>
          <w:szCs w:val="21"/>
          <w:lang w:eastAsia="zh-CN" w:bidi="ar"/>
        </w:rPr>
        <w:t>LV</w:t>
      </w:r>
      <w:r>
        <w:rPr>
          <w:rFonts w:hint="eastAsia" w:ascii="宋体" w:hAnsi="宋体" w:cs="宋体"/>
          <w:sz w:val="21"/>
          <w:szCs w:val="21"/>
          <w:lang w:eastAsia="zh-CN" w:bidi="ar"/>
        </w:rPr>
        <w:t>格式（Tag Length</w:t>
      </w:r>
      <w:r>
        <w:rPr>
          <w:rFonts w:hint="eastAsia" w:ascii="宋体" w:hAnsi="华文仿宋"/>
          <w:sz w:val="21"/>
          <w:szCs w:val="21"/>
          <w:lang w:eastAsia="zh-CN" w:bidi="ar"/>
        </w:rPr>
        <w:t xml:space="preserve"> </w:t>
      </w:r>
      <w:r>
        <w:rPr>
          <w:rFonts w:hint="eastAsia" w:ascii="宋体" w:hAnsi="宋体" w:cs="宋体"/>
          <w:sz w:val="21"/>
          <w:szCs w:val="21"/>
          <w:lang w:eastAsia="zh-CN" w:bidi="ar"/>
        </w:rPr>
        <w:t>Value）</w:t>
      </w:r>
      <w:r>
        <w:rPr>
          <w:rFonts w:ascii="宋体" w:hAnsi="宋体" w:cs="宋体"/>
          <w:sz w:val="21"/>
          <w:szCs w:val="21"/>
          <w:lang w:eastAsia="zh-CN" w:bidi="ar"/>
        </w:rPr>
        <w:t>编码</w:t>
      </w:r>
      <w:r>
        <w:rPr>
          <w:rFonts w:hint="eastAsia" w:ascii="宋体" w:hAnsi="宋体" w:cs="宋体"/>
          <w:sz w:val="21"/>
          <w:szCs w:val="21"/>
          <w:lang w:eastAsia="zh-CN" w:bidi="ar"/>
        </w:rPr>
        <w:t>，T</w:t>
      </w:r>
      <w:r>
        <w:rPr>
          <w:rFonts w:hint="eastAsia" w:ascii="宋体" w:hAnsi="华文仿宋"/>
          <w:sz w:val="21"/>
          <w:szCs w:val="21"/>
          <w:lang w:eastAsia="zh-CN" w:bidi="ar"/>
        </w:rPr>
        <w:t>LV</w:t>
      </w:r>
      <w:r>
        <w:rPr>
          <w:rFonts w:hint="eastAsia" w:ascii="宋体" w:hAnsi="宋体" w:cs="宋体"/>
          <w:sz w:val="21"/>
          <w:szCs w:val="21"/>
          <w:lang w:eastAsia="zh-CN" w:bidi="ar"/>
        </w:rPr>
        <w:t>由以下三个部分构成：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Tag：表示数据的类型，能够根据业务需求扩展出不同Tag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Length：数据长度，定义该字段数据的长度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宋体" w:cs="宋体"/>
          <w:sz w:val="21"/>
          <w:szCs w:val="21"/>
          <w:lang w:eastAsia="zh-CN" w:bidi="ar"/>
        </w:rPr>
      </w:pPr>
      <w:r>
        <w:rPr>
          <w:rFonts w:hint="eastAsia" w:ascii="宋体" w:hAnsi="华文仿宋"/>
          <w:sz w:val="21"/>
          <w:szCs w:val="21"/>
          <w:lang w:eastAsia="zh-CN" w:bidi="ar"/>
        </w:rPr>
        <w:t>Value :</w:t>
      </w:r>
      <w:r>
        <w:rPr>
          <w:rFonts w:hint="eastAsia" w:ascii="宋体" w:hAnsi="宋体" w:cs="宋体"/>
          <w:sz w:val="21"/>
          <w:szCs w:val="21"/>
          <w:lang w:eastAsia="zh-CN" w:bidi="ar"/>
        </w:rPr>
        <w:t>实际上的表示的数据，可以是任何的类型或者格式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多字节整形编码统一使用大端方式</w:t>
      </w:r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宋体" w:cs="宋体"/>
          <w:sz w:val="21"/>
          <w:szCs w:val="21"/>
          <w:lang w:eastAsia="zh-CN" w:bidi="ar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T</w:t>
      </w:r>
      <w:r>
        <w:rPr>
          <w:rFonts w:hint="eastAsia" w:ascii="宋体" w:hAnsi="华文仿宋"/>
          <w:sz w:val="21"/>
          <w:szCs w:val="21"/>
          <w:lang w:eastAsia="zh-CN" w:bidi="ar"/>
        </w:rPr>
        <w:t>LV编码具体的消息及字段定义如下</w:t>
      </w:r>
      <w:r>
        <w:rPr>
          <w:rFonts w:hint="eastAsia" w:ascii="宋体" w:hAnsi="宋体" w:cs="宋体"/>
          <w:sz w:val="21"/>
          <w:szCs w:val="21"/>
          <w:lang w:eastAsia="zh-CN" w:bidi="ar"/>
        </w:rPr>
        <w:t>。</w:t>
      </w:r>
    </w:p>
    <w:p>
      <w:pPr>
        <w:numPr>
          <w:ilvl w:val="1"/>
          <w:numId w:val="4"/>
        </w:numPr>
        <w:adjustRightInd w:val="0"/>
        <w:snapToGrid w:val="0"/>
        <w:spacing w:before="100" w:after="90" w:line="579" w:lineRule="auto"/>
        <w:ind w:left="340" w:hanging="170"/>
        <w:outlineLvl w:val="1"/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</w:pPr>
      <w:bookmarkStart w:id="31" w:name="_Toc604562512"/>
      <w:r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  <w:t>消息头定义</w:t>
      </w:r>
      <w:bookmarkEnd w:id="31"/>
    </w:p>
    <w:p>
      <w:pPr>
        <w:rPr>
          <w:lang w:eastAsia="zh-CN"/>
        </w:rPr>
      </w:pPr>
      <w:r>
        <w:rPr>
          <w:rFonts w:hint="eastAsia" w:ascii="宋体" w:hAnsi="宋体" w:cs="宋体"/>
          <w:lang w:eastAsia="zh-CN" w:bidi="ar"/>
        </w:rPr>
        <w:t>消息头，每条消息开头包含</w:t>
      </w:r>
      <w:r>
        <w:rPr>
          <w:rFonts w:hint="eastAsia" w:cs="Calibri"/>
          <w:lang w:val="en-US" w:eastAsia="zh-CN" w:bidi="ar"/>
        </w:rPr>
        <w:t>6</w:t>
      </w:r>
      <w:r>
        <w:rPr>
          <w:rFonts w:hint="eastAsia" w:ascii="宋体" w:hAnsi="宋体" w:cs="宋体"/>
          <w:lang w:eastAsia="zh-CN" w:bidi="ar"/>
        </w:rPr>
        <w:t>个字节的固定长度消息头，定义如下：</w:t>
      </w:r>
    </w:p>
    <w:tbl>
      <w:tblPr>
        <w:tblStyle w:val="2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298"/>
        <w:gridCol w:w="30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MessageType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UINT16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消息类型，具体参见“消息类型定义”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Length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消息长度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Value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Array&lt;Uint8&gt;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消息内容，长度由Length指定</w:t>
            </w:r>
          </w:p>
        </w:tc>
      </w:tr>
    </w:tbl>
    <w:p>
      <w:r>
        <w:rPr>
          <w:lang w:eastAsia="zh-CN" w:bidi="ar"/>
        </w:rPr>
        <w:t xml:space="preserve"> </w:t>
      </w:r>
    </w:p>
    <w:p>
      <w:pPr>
        <w:numPr>
          <w:ilvl w:val="1"/>
          <w:numId w:val="4"/>
        </w:numPr>
        <w:adjustRightInd w:val="0"/>
        <w:snapToGrid w:val="0"/>
        <w:spacing w:before="100" w:after="90" w:line="579" w:lineRule="auto"/>
        <w:ind w:left="340" w:hanging="170"/>
        <w:outlineLvl w:val="1"/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</w:pPr>
      <w:bookmarkStart w:id="32" w:name="_Toc1948793760"/>
      <w:r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  <w:t>消息字段通用格式定义</w:t>
      </w:r>
      <w:bookmarkEnd w:id="32"/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每个消息字段均通过TLV进行编码：</w:t>
      </w:r>
    </w:p>
    <w:tbl>
      <w:tblPr>
        <w:tblStyle w:val="2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298"/>
        <w:gridCol w:w="30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类型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Type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UINT16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字段类型，具体参见字段类型定义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Length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UINT32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字段长度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Value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Array&lt;Uint8&gt;</w:t>
            </w:r>
          </w:p>
        </w:tc>
        <w:tc>
          <w:tcPr>
            <w:tcW w:w="3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具体内容，长度由Length指定</w:t>
            </w:r>
          </w:p>
        </w:tc>
      </w:tr>
    </w:tbl>
    <w:p>
      <w:pPr>
        <w:numPr>
          <w:ilvl w:val="1"/>
          <w:numId w:val="4"/>
        </w:numPr>
        <w:adjustRightInd w:val="0"/>
        <w:snapToGrid w:val="0"/>
        <w:spacing w:before="100" w:after="90" w:line="579" w:lineRule="auto"/>
        <w:ind w:left="340" w:hanging="170"/>
        <w:outlineLvl w:val="1"/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</w:pPr>
      <w:bookmarkStart w:id="33" w:name="_Toc2134151470"/>
      <w:r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  <w:t>消息类型定义</w:t>
      </w:r>
      <w:bookmarkEnd w:id="33"/>
    </w:p>
    <w:p>
      <w:pPr>
        <w:autoSpaceDE w:val="0"/>
        <w:autoSpaceDN w:val="0"/>
        <w:adjustRightInd w:val="0"/>
        <w:ind w:firstLine="420" w:firstLineChars="200"/>
        <w:jc w:val="both"/>
        <w:textAlignment w:val="baseline"/>
        <w:rPr>
          <w:rFonts w:ascii="宋体" w:hAnsi="华文仿宋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eastAsia="zh-CN" w:bidi="ar"/>
        </w:rPr>
        <w:t>SF-A</w:t>
      </w:r>
      <w:r>
        <w:rPr>
          <w:rFonts w:ascii="宋体" w:hAnsi="宋体" w:cs="宋体"/>
          <w:sz w:val="21"/>
          <w:szCs w:val="21"/>
          <w:lang w:eastAsia="zh-CN" w:bidi="ar"/>
        </w:rPr>
        <w:t>F</w:t>
      </w:r>
      <w:r>
        <w:rPr>
          <w:rFonts w:hint="eastAsia" w:ascii="宋体" w:hAnsi="宋体" w:cs="宋体"/>
          <w:sz w:val="21"/>
          <w:szCs w:val="21"/>
          <w:lang w:eastAsia="zh-CN" w:bidi="ar"/>
        </w:rPr>
        <w:t>之间每条消息的消息类型定义</w:t>
      </w:r>
    </w:p>
    <w:tbl>
      <w:tblPr>
        <w:tblStyle w:val="2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35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消息名称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消息类型MessageType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RegisterReq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RegisterResp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SenseCapabilitySynReq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SenseCapabilitySynComplete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SenseCapabilityInd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SenseCapabilityConf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StartSenseTaskReq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StartSenseTaskResp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StopSenseTaskReq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x0009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StopSenseTaskResp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x000A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632" w:author="ZTE_WuFan" w:date="2024-08-12T15:16:55Z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33" w:author="ZTE_WuFan" w:date="2024-08-12T15:16:55Z"/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ins w:id="634" w:author="ZTE_WuFan" w:date="2024-08-12T15:17:21Z">
              <w:r>
                <w:rPr>
                  <w:rFonts w:hint="default" w:ascii="微软雅黑" w:hAnsi="微软雅黑" w:eastAsia="微软雅黑" w:cs="微软雅黑"/>
                  <w:bCs/>
                  <w:i w:val="0"/>
                  <w:caps w:val="0"/>
                  <w:spacing w:val="0"/>
                  <w:sz w:val="16"/>
                  <w:szCs w:val="16"/>
                  <w:shd w:val="clear"/>
                  <w:lang w:eastAsia="zh-CN" w:bidi="ar"/>
                </w:rPr>
                <w:t>QuerySenseTaskReq</w:t>
              </w:r>
            </w:ins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35" w:author="ZTE_WuFan" w:date="2024-08-12T15:16:55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36" w:author="ZTE_WuFan" w:date="2024-08-12T15:18:2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0</w:t>
              </w:r>
            </w:ins>
            <w:ins w:id="637" w:author="ZTE_WuFan" w:date="2024-08-12T15:18:22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x000</w:t>
              </w:r>
            </w:ins>
            <w:ins w:id="638" w:author="ZTE_WuFan" w:date="2024-08-12T15:18:2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B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639" w:author="ZTE_WuFan" w:date="2024-08-12T15:16:57Z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40" w:author="ZTE_WuFan" w:date="2024-08-12T15:16:57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641" w:author="ZTE_WuFan" w:date="2024-08-12T15:17:52Z">
              <w:r>
                <w:rPr>
                  <w:rFonts w:hint="default" w:ascii="微软雅黑" w:hAnsi="微软雅黑" w:eastAsia="微软雅黑" w:cs="微软雅黑"/>
                  <w:bCs/>
                  <w:i w:val="0"/>
                  <w:caps w:val="0"/>
                  <w:spacing w:val="0"/>
                  <w:sz w:val="16"/>
                  <w:szCs w:val="16"/>
                  <w:shd w:val="clear"/>
                  <w:lang w:eastAsia="zh-CN" w:bidi="ar"/>
                </w:rPr>
                <w:t>QuerySenseTaskRe</w:t>
              </w:r>
            </w:ins>
            <w:ins w:id="642" w:author="ZTE_WuFan" w:date="2024-08-12T15:17:54Z">
              <w:r>
                <w:rPr>
                  <w:rFonts w:hint="eastAsia" w:ascii="微软雅黑" w:hAnsi="微软雅黑" w:eastAsia="微软雅黑" w:cs="微软雅黑"/>
                  <w:bCs/>
                  <w:i w:val="0"/>
                  <w:caps w:val="0"/>
                  <w:spacing w:val="0"/>
                  <w:sz w:val="16"/>
                  <w:szCs w:val="16"/>
                  <w:shd w:val="clear"/>
                  <w:lang w:val="en-US" w:eastAsia="zh-CN" w:bidi="ar"/>
                </w:rPr>
                <w:t>sp</w:t>
              </w:r>
            </w:ins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43" w:author="ZTE_WuFan" w:date="2024-08-12T15:16:57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44" w:author="ZTE_WuFan" w:date="2024-08-12T15:18:2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0</w:t>
              </w:r>
            </w:ins>
            <w:ins w:id="645" w:author="ZTE_WuFan" w:date="2024-08-12T15:18:25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x000</w:t>
              </w:r>
            </w:ins>
            <w:ins w:id="646" w:author="ZTE_WuFan" w:date="2024-08-12T15:18:2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C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647" w:author="ZTE_WuFan" w:date="2024-08-12T15:17:03Z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autoSpaceDE w:val="0"/>
              <w:autoSpaceDN w:val="0"/>
              <w:adjustRightInd w:val="0"/>
              <w:jc w:val="both"/>
              <w:textAlignment w:val="baseline"/>
              <w:rPr>
                <w:ins w:id="648" w:author="ZTE_WuFan" w:date="2024-08-12T15:17:03Z"/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ins w:id="649" w:author="ZTE_WuFan" w:date="2024-08-12T15:18:04Z">
              <w:r>
                <w:rPr>
                  <w:rFonts w:hint="default" w:ascii="微软雅黑" w:hAnsi="微软雅黑" w:eastAsia="微软雅黑" w:cs="微软雅黑"/>
                  <w:bCs/>
                  <w:i w:val="0"/>
                  <w:caps w:val="0"/>
                  <w:spacing w:val="0"/>
                  <w:sz w:val="16"/>
                  <w:szCs w:val="16"/>
                  <w:shd w:val="clear"/>
                  <w:vertAlign w:val="baseline"/>
                  <w:lang w:eastAsia="zh-CN" w:bidi="ar"/>
                </w:rPr>
                <w:t>ReStartSenseTaskReq</w:t>
              </w:r>
            </w:ins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50" w:author="ZTE_WuFan" w:date="2024-08-12T15:17:03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51" w:author="ZTE_WuFan" w:date="2024-08-12T15:18:2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0</w:t>
              </w:r>
            </w:ins>
            <w:ins w:id="652" w:author="ZTE_WuFan" w:date="2024-08-12T15:18:27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x000</w:t>
              </w:r>
            </w:ins>
            <w:ins w:id="653" w:author="ZTE_WuFan" w:date="2024-08-12T15:18:28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D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654" w:author="ZTE_WuFan" w:date="2024-08-12T15:17:12Z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55" w:author="ZTE_WuFan" w:date="2024-08-12T15:17:12Z"/>
                <w:rFonts w:hint="default" w:ascii="微软雅黑" w:hAnsi="微软雅黑" w:eastAsia="微软雅黑" w:cs="微软雅黑"/>
                <w:bCs/>
                <w:sz w:val="16"/>
                <w:szCs w:val="16"/>
                <w:lang w:val="en-US" w:eastAsia="zh-CN" w:bidi="ar"/>
              </w:rPr>
            </w:pPr>
            <w:ins w:id="656" w:author="ZTE_WuFan" w:date="2024-08-12T15:18:16Z">
              <w:r>
                <w:rPr>
                  <w:rFonts w:hint="default" w:ascii="微软雅黑" w:hAnsi="微软雅黑" w:eastAsia="微软雅黑" w:cs="微软雅黑"/>
                  <w:bCs/>
                  <w:i w:val="0"/>
                  <w:caps w:val="0"/>
                  <w:spacing w:val="0"/>
                  <w:sz w:val="16"/>
                  <w:szCs w:val="16"/>
                  <w:shd w:val="clear"/>
                  <w:vertAlign w:val="baseline"/>
                  <w:lang w:eastAsia="zh-CN" w:bidi="ar"/>
                </w:rPr>
                <w:t>ReStartSenseTaskRe</w:t>
              </w:r>
            </w:ins>
            <w:ins w:id="657" w:author="ZTE_WuFan" w:date="2024-08-12T15:18:17Z">
              <w:r>
                <w:rPr>
                  <w:rFonts w:hint="eastAsia" w:ascii="微软雅黑" w:hAnsi="微软雅黑" w:eastAsia="微软雅黑" w:cs="微软雅黑"/>
                  <w:bCs/>
                  <w:i w:val="0"/>
                  <w:caps w:val="0"/>
                  <w:spacing w:val="0"/>
                  <w:sz w:val="16"/>
                  <w:szCs w:val="16"/>
                  <w:shd w:val="clear"/>
                  <w:vertAlign w:val="baseline"/>
                  <w:lang w:val="en-US" w:eastAsia="zh-CN" w:bidi="ar"/>
                </w:rPr>
                <w:t>sp</w:t>
              </w:r>
            </w:ins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58" w:author="ZTE_WuFan" w:date="2024-08-12T15:17:12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59" w:author="ZTE_WuFan" w:date="2024-08-12T15:18:3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0</w:t>
              </w:r>
            </w:ins>
            <w:ins w:id="660" w:author="ZTE_WuFan" w:date="2024-08-12T15:18:31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x000</w:t>
              </w:r>
            </w:ins>
            <w:ins w:id="661" w:author="ZTE_WuFan" w:date="2024-08-12T15:18:3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E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SenseMeasurementReport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SenseHistoryUpdate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KeepAliveRequest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0201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KeepAliveResponse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0x0202</w:t>
            </w:r>
          </w:p>
        </w:tc>
      </w:tr>
    </w:tbl>
    <w:p>
      <w:pPr>
        <w:widowControl/>
        <w:autoSpaceDE w:val="0"/>
        <w:autoSpaceDN w:val="0"/>
        <w:spacing w:before="120" w:after="120" w:line="360" w:lineRule="auto"/>
        <w:ind w:left="1713" w:firstLine="420" w:firstLineChars="200"/>
        <w:jc w:val="both"/>
        <w:rPr>
          <w:rFonts w:ascii="宋体" w:hAnsi="Times New Roman"/>
          <w:sz w:val="21"/>
          <w:szCs w:val="21"/>
        </w:rPr>
      </w:pPr>
      <w:r>
        <w:rPr>
          <w:rFonts w:hint="eastAsia" w:ascii="宋体" w:hAnsi="Times New Roman"/>
          <w:sz w:val="21"/>
          <w:szCs w:val="21"/>
          <w:lang w:eastAsia="zh-CN" w:bidi="ar"/>
        </w:rPr>
        <w:t xml:space="preserve"> </w:t>
      </w:r>
    </w:p>
    <w:p>
      <w:pPr>
        <w:numPr>
          <w:ilvl w:val="1"/>
          <w:numId w:val="4"/>
        </w:numPr>
        <w:adjustRightInd w:val="0"/>
        <w:snapToGrid w:val="0"/>
        <w:spacing w:before="100" w:after="90" w:line="579" w:lineRule="auto"/>
        <w:ind w:left="340" w:hanging="170"/>
        <w:outlineLvl w:val="1"/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</w:pPr>
      <w:bookmarkStart w:id="34" w:name="_Toc1251627781"/>
      <w:r>
        <w:rPr>
          <w:rFonts w:hint="eastAsia" w:ascii="宋体" w:hAnsi="宋体" w:cs="宋体"/>
          <w:b/>
          <w:bCs/>
          <w:kern w:val="44"/>
          <w:sz w:val="24"/>
          <w:szCs w:val="24"/>
          <w:lang w:eastAsia="zh-CN" w:bidi="ar"/>
        </w:rPr>
        <w:t>字段类型定义</w:t>
      </w:r>
      <w:bookmarkEnd w:id="34"/>
    </w:p>
    <w:tbl>
      <w:tblPr>
        <w:tblStyle w:val="2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358"/>
        <w:gridCol w:w="4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字段名称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华文仿宋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字段类型TagType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字段长度Length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VenderName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0x0101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字符串长度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SfDevId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0x0102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AfId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0x0103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TaskID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0x0104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Result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Status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0x0105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FailureResaon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0x0106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字符串长度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TransactionID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0x0107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GridShape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0x0108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固定SpatialCubeid类型，长度为12字节（3*4）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GridOperate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  <w:t>List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0x0109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 xml:space="preserve"> Operate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bidi="ar"/>
              </w:rPr>
              <w:t>Grid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&gt;，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个字节的列表项数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+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列表的总长度（表项为TLV编码）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bidi="ar"/>
              </w:rPr>
              <w:t>GridOperate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0x010A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bidi="ar"/>
              </w:rPr>
              <w:t>Operate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bidi="ar"/>
              </w:rPr>
              <w:t>Grid</w:t>
            </w: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bidi="ar"/>
              </w:rPr>
              <w:t>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GridCmd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0x010B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Sense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Scenario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0x010C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RefreshingRateList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0x010D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List&lt;Uint32&gt;，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1字节的列表项数+项数*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GridCapability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List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010E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Grid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&gt;，4个字节的列表项数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+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列表的总长度（表项为TLV编码）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bidi="ar"/>
              </w:rPr>
              <w:t>GridCapability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x010F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Grid</w:t>
            </w: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GridID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x0110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8个字节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GridCenterPos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x0111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24个字节（Position）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RefreshingRate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0x0112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SenseAreaList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0x0113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Area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&gt;，4个字节的列表项数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+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列表的总长度（表项为TLV编码）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SenseArea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0x0114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Area的长度，Area内使用TLV编码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AreaId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0x0115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A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reaShape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0x0116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CuboidPosition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0x0117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8=24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(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CuboidPosition1)+24(CuboidPosition2)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CylinderInfo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0x0118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 xml:space="preserve">28=24(CylinderCenter 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)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+2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(</w:t>
            </w: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CylinderRadius)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+2(CylinderHeight)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  <w:t>PolygonInfo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0x0119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(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 xml:space="preserve">PolygonPointNum) + 16*n(PolygonPointList) </w:t>
            </w:r>
          </w:p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+4(PolygonAltitude) + 2(PolygonHeight)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ObjectType</w:t>
            </w:r>
            <w:r>
              <w:t>I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dentify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 xml:space="preserve">0x011A 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msgCnt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0x011B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detectedObjectGroupList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0x011C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ObjectGroup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&gt;， 4个字节的列表项数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+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列表的总长度（表项为TLV编码）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detectedObjectGroup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0x011D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ObjectGroup</w:t>
            </w: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detectedObjectList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x011E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Object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&gt;，4个字节的列表项数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+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列表的总长度（表项为TLV编码）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detectedObject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0x011F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ObjectId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0x0120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16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objectType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0x0121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objectTrackPoint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0x0122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TrackPoint长度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timestamp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0x0123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location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0x0124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24个字节（Position）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speed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0x0125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speedXYZ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0x0126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TrackHistoryGroupList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x0127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TrackHistoryGroup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&gt;， 4个字节的列表项数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+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列表的总长度（表项为TLV编码）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TrackHistoryGroup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8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TrackHistoryGroup</w:t>
            </w: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actionType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x012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9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objectsTrackHistoryList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0x012A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>TrackHistory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&gt;，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个字节的列表项数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+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列表的总长度（表项为TLV编码）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objectsTrackHistory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0x012B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  <w:t xml:space="preserve">TrackHistory </w:t>
            </w:r>
            <w:r>
              <w:rPr>
                <w:rFonts w:ascii="微软雅黑" w:hAnsi="微软雅黑" w:eastAsia="微软雅黑" w:cs="微软雅黑"/>
                <w:color w:val="1D1D1A"/>
                <w:sz w:val="16"/>
                <w:szCs w:val="16"/>
                <w:lang w:eastAsia="zh-CN" w:bidi="ar"/>
              </w:rPr>
              <w:t>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trackPointList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0x012C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List&lt;</w:t>
            </w:r>
            <w:r>
              <w:rPr>
                <w:rFonts w:ascii="微软雅黑" w:hAnsi="微软雅黑" w:eastAsia="微软雅黑" w:cs="微软雅黑"/>
                <w:b/>
                <w:bCs/>
                <w:color w:val="1D1D1A"/>
                <w:sz w:val="16"/>
                <w:szCs w:val="16"/>
                <w:lang w:eastAsia="zh-CN" w:bidi="ar"/>
              </w:rPr>
              <w:t>TrackPoint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&gt;，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4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个字节的列表项数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+</w:t>
            </w: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列表的总长度（表项为TLV编码）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objectConfidence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  <w:t>0x012</w:t>
            </w: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D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662" w:author="张宏涛" w:date="2024-08-05T10:44:19Z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63" w:author="张宏涛" w:date="2024-08-05T10:44:19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664" w:author="张宏涛" w:date="2024-08-05T10:44:2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supi/imsi</w:t>
              </w:r>
            </w:ins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65" w:author="张宏涛" w:date="2024-08-05T10:44:19Z"/>
                <w:rFonts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666" w:author="张宏涛" w:date="2024-08-05T10:44:35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0x012E</w:t>
              </w:r>
            </w:ins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67" w:author="张宏涛" w:date="2024-08-05T10:44:19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68" w:author="张宏涛" w:date="2024-08-05T10:44:44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字符串长度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669" w:author="张宏涛" w:date="2024-08-05T10:44:14Z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70" w:author="张宏涛" w:date="2024-08-05T10:44:14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eastAsia="zh-CN" w:bidi="ar"/>
              </w:rPr>
            </w:pPr>
            <w:ins w:id="671" w:author="张宏涛" w:date="2024-08-05T10:45:00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gpsi/msisdn</w:t>
              </w:r>
            </w:ins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72" w:author="张宏涛" w:date="2024-08-05T10:44:14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73" w:author="张宏涛" w:date="2024-08-05T10:44:50Z">
              <w:bookmarkStart w:id="35" w:name="OLE_LINK10"/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0x012</w:t>
              </w:r>
            </w:ins>
            <w:ins w:id="674" w:author="张宏涛" w:date="2024-08-05T10:44:51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F</w:t>
              </w:r>
              <w:bookmarkEnd w:id="35"/>
            </w:ins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75" w:author="张宏涛" w:date="2024-08-05T10:44:14Z"/>
                <w:rFonts w:hint="eastAsia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76" w:author="张宏涛" w:date="2024-08-05T10:44:46Z">
              <w:r>
                <w:rPr>
                  <w:rFonts w:ascii="微软雅黑" w:hAnsi="微软雅黑" w:eastAsia="微软雅黑" w:cs="微软雅黑"/>
                  <w:bCs/>
                  <w:color w:val="1D1D1A"/>
                  <w:sz w:val="16"/>
                  <w:szCs w:val="16"/>
                  <w:lang w:eastAsia="zh-CN" w:bidi="ar"/>
                </w:rPr>
                <w:t>字符串长度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677" w:author="张宏涛" w:date="2024-08-05T16:32:29Z"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78" w:author="张宏涛" w:date="2024-08-05T16:32:29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79" w:author="张宏涛" w:date="2024-08-05T16:32:46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o</w:t>
              </w:r>
            </w:ins>
            <w:ins w:id="680" w:author="张宏涛" w:date="2024-08-05T16:32:3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bject</w:t>
              </w:r>
            </w:ins>
            <w:ins w:id="681" w:author="张宏涛" w:date="2024-08-05T16:32:4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Size</w:t>
              </w:r>
            </w:ins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82" w:author="张宏涛" w:date="2024-08-05T16:32:29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83" w:author="张宏涛" w:date="2024-08-05T16:32:5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0x01</w:t>
              </w:r>
            </w:ins>
            <w:ins w:id="684" w:author="张宏涛" w:date="2024-08-05T16:32:59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30</w:t>
              </w:r>
            </w:ins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utoSpaceDE w:val="0"/>
              <w:autoSpaceDN w:val="0"/>
              <w:adjustRightInd w:val="0"/>
              <w:jc w:val="both"/>
              <w:textAlignment w:val="baseline"/>
              <w:rPr>
                <w:ins w:id="685" w:author="张宏涛" w:date="2024-08-05T16:32:29Z"/>
                <w:rFonts w:hint="default" w:ascii="微软雅黑" w:hAnsi="微软雅黑" w:eastAsia="微软雅黑" w:cs="微软雅黑"/>
                <w:bCs/>
                <w:color w:val="1D1D1A"/>
                <w:sz w:val="16"/>
                <w:szCs w:val="16"/>
                <w:lang w:val="en-US" w:eastAsia="zh-CN" w:bidi="ar"/>
              </w:rPr>
            </w:pPr>
            <w:ins w:id="686" w:author="张宏涛" w:date="2024-08-05T16:34:47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6</w:t>
              </w:r>
            </w:ins>
            <w:ins w:id="687" w:author="张宏涛" w:date="2024-08-05T16:34:52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个字节</w:t>
              </w:r>
            </w:ins>
            <w:ins w:id="688" w:author="张宏涛" w:date="2024-08-05T16:34:5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（</w:t>
              </w:r>
            </w:ins>
            <w:ins w:id="689" w:author="张宏涛" w:date="2024-08-05T16:34:59Z">
              <w:r>
                <w:rPr>
                  <w:rFonts w:hint="eastAsia" w:ascii="微软雅黑" w:hAnsi="微软雅黑" w:eastAsia="微软雅黑" w:cs="微软雅黑"/>
                  <w:b/>
                  <w:bCs w:val="0"/>
                  <w:color w:val="1D1D1A"/>
                  <w:sz w:val="16"/>
                  <w:szCs w:val="16"/>
                  <w:lang w:val="en-US" w:eastAsia="zh-CN" w:bidi="ar"/>
                </w:rPr>
                <w:t>Size</w:t>
              </w:r>
            </w:ins>
            <w:ins w:id="690" w:author="张宏涛" w:date="2024-08-05T16:34:53Z">
              <w:r>
                <w:rPr>
                  <w:rFonts w:hint="eastAsia" w:ascii="微软雅黑" w:hAnsi="微软雅黑" w:eastAsia="微软雅黑" w:cs="微软雅黑"/>
                  <w:bCs/>
                  <w:color w:val="1D1D1A"/>
                  <w:sz w:val="16"/>
                  <w:szCs w:val="16"/>
                  <w:lang w:val="en-US" w:eastAsia="zh-CN" w:bidi="ar"/>
                </w:rPr>
                <w:t>）</w:t>
              </w:r>
            </w:ins>
          </w:p>
        </w:tc>
      </w:tr>
      <w:bookmarkEnd w:id="7"/>
      <w:bookmarkEnd w:id="8"/>
    </w:tbl>
    <w:p>
      <w:pPr>
        <w:pStyle w:val="43"/>
        <w:ind w:firstLine="420"/>
      </w:pPr>
    </w:p>
    <w:p>
      <w:pPr>
        <w:numPr>
          <w:ilvl w:val="1"/>
          <w:numId w:val="4"/>
        </w:numPr>
        <w:spacing w:before="100" w:after="90" w:line="579" w:lineRule="auto"/>
        <w:ind w:left="340" w:hanging="170"/>
        <w:outlineLvl w:val="1"/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4"/>
          <w:szCs w:val="24"/>
          <w:lang w:val="en-US" w:eastAsia="zh-CN" w:bidi="ar"/>
        </w:rPr>
        <w:t>消息编码示例</w:t>
      </w:r>
    </w:p>
    <w:p>
      <w:pPr>
        <w:pStyle w:val="94"/>
        <w:numPr>
          <w:ilvl w:val="2"/>
          <w:numId w:val="5"/>
        </w:numPr>
        <w:ind w:left="227" w:leftChars="0" w:firstLine="170"/>
        <w:rPr>
          <w:rFonts w:ascii="Times New Roman" w:hAnsi="Times New Roman" w:cs="Times New Roman" w:eastAsiaTheme="minorEastAsia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/>
          <w:bCs/>
          <w:kern w:val="44"/>
          <w:sz w:val="24"/>
          <w:szCs w:val="24"/>
          <w:lang w:val="en-US" w:eastAsia="zh-CN" w:bidi="ar"/>
        </w:rPr>
        <w:t>控制面消息SenseCapabilityInd编码示例</w:t>
      </w:r>
    </w:p>
    <w:p>
      <w:pPr>
        <w:pStyle w:val="22"/>
        <w:widowControl/>
        <w:rPr>
          <w:rFonts w:hint="default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Package" ShapeID="_x0000_i1025" DrawAspect="Icon" ObjectID="_1468075725" r:id="rId11">
            <o:LockedField>false</o:LockedField>
          </o:OLEObject>
        </w:object>
      </w:r>
    </w:p>
    <w:p>
      <w:pPr>
        <w:pStyle w:val="94"/>
        <w:numPr>
          <w:ilvl w:val="2"/>
          <w:numId w:val="5"/>
        </w:numPr>
        <w:ind w:left="227" w:leftChars="0" w:firstLine="170"/>
        <w:rPr>
          <w:rFonts w:ascii="Times New Roman" w:hAnsi="Times New Roman" w:cs="Times New Roman" w:eastAsiaTheme="minorEastAsia"/>
          <w:b/>
          <w:bCs/>
          <w:kern w:val="44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/>
          <w:bCs/>
          <w:kern w:val="44"/>
          <w:sz w:val="24"/>
          <w:szCs w:val="24"/>
          <w:lang w:val="en-US" w:eastAsia="zh-CN" w:bidi="ar"/>
        </w:rPr>
        <w:t>用户面消息SenseMeasurementReport编码示例</w:t>
      </w:r>
    </w:p>
    <w:p>
      <w:pPr>
        <w:widowControl/>
        <w:numPr>
          <w:ilvl w:val="255"/>
          <w:numId w:val="0"/>
        </w:numPr>
        <w:rPr>
          <w:rFonts w:ascii="宋体" w:hAnsi="宋体" w:cs="宋体"/>
          <w:b/>
          <w:bCs/>
          <w:kern w:val="44"/>
          <w:sz w:val="24"/>
          <w:szCs w:val="24"/>
          <w:lang w:eastAsia="zh-CN" w:bidi="ar"/>
        </w:rPr>
      </w:pPr>
      <w:r>
        <w:rPr>
          <w:rFonts w:ascii="宋体" w:hAnsi="宋体" w:cs="宋体"/>
          <w:b/>
          <w:bCs/>
          <w:kern w:val="44"/>
          <w:sz w:val="24"/>
          <w:szCs w:val="24"/>
          <w:lang w:eastAsia="zh-CN" w:bidi="ar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Package" ShapeID="_x0000_i1026" DrawAspect="Icon" ObjectID="_1468075726" r:id="rId13">
            <o:LockedField>false</o:LockedField>
          </o:OLEObject>
        </w:object>
      </w:r>
    </w:p>
    <w:p>
      <w:pPr>
        <w:pStyle w:val="43"/>
        <w:ind w:firstLine="420"/>
      </w:pPr>
    </w:p>
    <w:sectPr>
      <w:headerReference r:id="rId5" w:type="default"/>
      <w:footerReference r:id="rId6" w:type="default"/>
      <w:pgSz w:w="11910" w:h="16840"/>
      <w:pgMar w:top="1260" w:right="1640" w:bottom="1180" w:left="1660" w:header="895" w:footer="98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张宏涛" w:date="2024-08-05T14:47:25Z" w:initials="zht">
    <w:p w14:paraId="400B1885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建议AfId编码规范化，否则不同平台可能会ID重复，比如中移两个平台：凌云、OneCyber。</w:t>
      </w:r>
    </w:p>
    <w:p w14:paraId="40862C4B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在该消息中问题不大，前边还有</w:t>
      </w:r>
      <w:bookmarkStart w:id="36" w:name="OLE_LINK3"/>
      <w:r>
        <w:rPr>
          <w:rFonts w:hint="eastAsia"/>
          <w:lang w:val="en-US" w:eastAsia="zh-CN"/>
        </w:rPr>
        <w:t>AfVenderName</w:t>
      </w:r>
      <w:bookmarkEnd w:id="36"/>
      <w:r>
        <w:rPr>
          <w:rFonts w:hint="eastAsia"/>
          <w:lang w:val="en-US" w:eastAsia="zh-CN"/>
        </w:rPr>
        <w:t>，可以在</w:t>
      </w:r>
      <w:bookmarkStart w:id="37" w:name="OLE_LINK4"/>
      <w:r>
        <w:rPr>
          <w:rFonts w:hint="eastAsia"/>
          <w:lang w:val="en-US" w:eastAsia="zh-CN"/>
        </w:rPr>
        <w:t>AfVenderName</w:t>
      </w:r>
      <w:bookmarkEnd w:id="37"/>
      <w:r>
        <w:rPr>
          <w:rFonts w:hint="eastAsia"/>
          <w:lang w:val="en-US" w:eastAsia="zh-CN"/>
        </w:rPr>
        <w:t>下区分AfId，但后边消息直接使用AfId就会有隐患。</w:t>
      </w:r>
    </w:p>
    <w:p w14:paraId="53253492"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如果AfId编码不好规范化，那建议在后边消息中AfId前边添加AfVenderName。</w:t>
      </w:r>
    </w:p>
  </w:comment>
  <w:comment w:id="1" w:author="张宏涛" w:date="2024-08-05T15:45:22Z" w:initials="zht">
    <w:p w14:paraId="31AB207E">
      <w:pPr>
        <w:pStyle w:val="12"/>
        <w:rPr>
          <w:rFonts w:hint="default"/>
          <w:lang w:val="en-US" w:eastAsia="zh-CN"/>
        </w:rPr>
      </w:pPr>
      <w:bookmarkStart w:id="38" w:name="OLE_LINK12"/>
      <w:bookmarkStart w:id="39" w:name="OLE_LINK14"/>
      <w:r>
        <w:rPr>
          <w:rFonts w:hint="eastAsia"/>
          <w:lang w:val="en-US" w:eastAsia="zh-CN"/>
        </w:rPr>
        <w:t>建议该字段可选，感知任务请求中类型识别功能开关ObjectTypeIdentify关闭时不携带</w:t>
      </w:r>
      <w:bookmarkEnd w:id="38"/>
      <w:bookmarkEnd w:id="39"/>
    </w:p>
  </w:comment>
  <w:comment w:id="2" w:author="张宏涛" w:date="2024-08-05T16:37:51Z" w:initials="zht">
    <w:p w14:paraId="5D907529">
      <w:pPr>
        <w:pStyle w:val="12"/>
      </w:pPr>
      <w:r>
        <w:rPr>
          <w:rFonts w:hint="eastAsia"/>
          <w:lang w:val="en-US" w:eastAsia="zh-CN"/>
        </w:rPr>
        <w:t>建议该字段可选，感知任务请求中类型识别功能开关ObjectTypeIdentify关闭时不携带</w:t>
      </w:r>
    </w:p>
  </w:comment>
  <w:comment w:id="3" w:author="张宏涛" w:date="2024-08-05T16:40:03Z" w:initials="zht">
    <w:p w14:paraId="499E03EA">
      <w:pPr>
        <w:pStyle w:val="12"/>
      </w:pPr>
      <w:r>
        <w:rPr>
          <w:rFonts w:hint="eastAsia"/>
          <w:lang w:val="en-US" w:eastAsia="zh-CN"/>
        </w:rPr>
        <w:t>建议该字段可选，感知任务请求中类型识别功能开关ObjectTypeIdentify关闭时不携带</w:t>
      </w:r>
    </w:p>
  </w:comment>
  <w:comment w:id="4" w:author="张宏涛" w:date="2024-08-05T16:39:07Z" w:initials="zht">
    <w:p w14:paraId="31C107E9">
      <w:pPr>
        <w:pStyle w:val="12"/>
      </w:pPr>
      <w:r>
        <w:rPr>
          <w:rFonts w:hint="eastAsia"/>
          <w:lang w:val="en-US" w:eastAsia="zh-CN"/>
        </w:rPr>
        <w:t>建议该字段可选，感知任务请求中类型识别功能开关ObjectTypeIdentify关闭时不携带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3253492" w15:done="0"/>
  <w15:commentEx w15:paraId="31AB207E" w15:done="0"/>
  <w15:commentEx w15:paraId="5D907529" w15:done="0"/>
  <w15:commentEx w15:paraId="499E03EA" w15:done="0"/>
  <w15:commentEx w15:paraId="31C107E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6334760</wp:posOffset>
              </wp:positionH>
              <wp:positionV relativeFrom="page">
                <wp:posOffset>9930130</wp:posOffset>
              </wp:positionV>
              <wp:extent cx="107950" cy="1397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95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pacing w:line="204" w:lineRule="exact"/>
                            <w:ind w:left="40"/>
                            <w:rPr>
                              <w:rFonts w:ascii="Times New Roman" w:hAnsi="Times New Roman" w:eastAsia="Times New Roman"/>
                              <w:sz w:val="18"/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" o:spid="_x0000_s1026" o:spt="202" type="#_x0000_t202" style="position:absolute;left:0pt;margin-left:498.8pt;margin-top:781.9pt;height:11pt;width:8.5pt;mso-position-horizontal-relative:page;mso-position-vertical-relative:page;z-index:-251655168;mso-width-relative:page;mso-height-relative:page;" filled="f" stroked="f" coordsize="21600,21600" o:gfxdata="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Xp7ml2gAAAA4BAAAPAAAAAAAAAAEAIAAAACIAAABkcnMv&#10;ZG93bnJldi54bWxQSwECFAAUAAAACACHTuJAVcwgLwECAAATBAAADgAAAAAAAAABACAAAAAp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4" w:lineRule="exact"/>
                      <w:ind w:left="40"/>
                      <w:rPr>
                        <w:rFonts w:ascii="Times New Roman" w:hAnsi="Times New Roman" w:eastAsia="Times New Roman"/>
                        <w:sz w:val="18"/>
                        <w:szCs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w:rPr>
        <w:lang w:eastAsia="zh-CN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1123950</wp:posOffset>
              </wp:positionH>
              <wp:positionV relativeFrom="page">
                <wp:posOffset>803275</wp:posOffset>
              </wp:positionV>
              <wp:extent cx="5313045" cy="1270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3045" cy="1270"/>
                        <a:chOff x="1770" y="1265"/>
                        <a:chExt cx="8367" cy="2"/>
                      </a:xfrm>
                      <a:effectLst/>
                    </wpg:grpSpPr>
                    <wps:wsp>
                      <wps:cNvPr id="9" name="Freeform 6"/>
                      <wps:cNvSpPr/>
                      <wps:spPr bwMode="auto">
                        <a:xfrm>
                          <a:off x="1770" y="1265"/>
                          <a:ext cx="8367" cy="2"/>
                        </a:xfrm>
                        <a:custGeom>
                          <a:avLst/>
                          <a:gdLst>
                            <a:gd name="T0" fmla="+- 0 1770 1770"/>
                            <a:gd name="T1" fmla="*/ T0 w 8367"/>
                            <a:gd name="T2" fmla="+- 0 10136 1770"/>
                            <a:gd name="T3" fmla="*/ T2 w 83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67">
                              <a:moveTo>
                                <a:pt x="0" y="0"/>
                              </a:moveTo>
                              <a:lnTo>
                                <a:pt x="8366" y="0"/>
                              </a:lnTo>
                            </a:path>
                          </a:pathLst>
                        </a:custGeom>
                        <a:noFill/>
                        <a:ln w="7367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8" o:spid="_x0000_s1026" o:spt="203" style="position:absolute;left:0pt;margin-left:88.5pt;margin-top:63.25pt;height:0.1pt;width:418.35pt;mso-position-horizontal-relative:page;mso-position-vertical-relative:page;z-index:-251656192;mso-width-relative:page;mso-height-relative:page;" coordorigin="1770,1265" coordsize="8367,2" o:gfxdata="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F624OnaAAAADAEA&#10;AA8AAAAAAAAAAQAgAAAAIgAAAGRycy9kb3ducmV2LnhtbFBLAQIUABQAAAAIAIdO4kB8DvUa/AIA&#10;AAcHAAAOAAAAAAAAAAEAIAAAACkBAABkcnMvZTJvRG9jLnhtbFBLBQYAAAAABgAGAFkBAACXBgAA&#10;AAA=&#10;">
              <o:lock v:ext="edit" aspectratio="f"/>
              <v:shape id="Freeform 6" o:spid="_x0000_s1026" o:spt="100" style="position:absolute;left:1770;top:1265;height:2;width:8367;" filled="f" stroked="t" coordsize="8367,1" o:gfxdata="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13Wf+8AAAA&#10;2gAAAA8AAAAAAAAAAQAgAAAAIgAAAGRycy9kb3ducmV2LnhtbFBLAQIUABQAAAAIAIdO4kAzLwWe&#10;OwAAADkAAAAQAAAAAAAAAAEAIAAAAAsBAABkcnMvc2hhcGV4bWwueG1sUEsFBgAAAAAGAAYAWwEA&#10;ALUDAAAAAA==&#10;" path="m0,0l8366,0e">
                <v:path o:connectlocs="0,0;8366,0" o:connectangles="0,0"/>
                <v:fill on="f" focussize="0,0"/>
                <v:stroke weight="0.58007874015748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D071F7"/>
    <w:multiLevelType w:val="multilevel"/>
    <w:tmpl w:val="4DD071F7"/>
    <w:lvl w:ilvl="0" w:tentative="0">
      <w:start w:val="1"/>
      <w:numFmt w:val="decimal"/>
      <w:pStyle w:val="103"/>
      <w:suff w:val="space"/>
      <w:lvlText w:val="%1."/>
      <w:lvlJc w:val="left"/>
      <w:pPr>
        <w:ind w:left="420" w:hanging="420"/>
      </w:pPr>
      <w:rPr>
        <w:rFonts w:hint="eastAsia" w:ascii="黑体" w:hAnsi="黑体" w:eastAsia="黑体"/>
        <w:b w:val="0"/>
        <w:i w:val="0"/>
        <w:sz w:val="21"/>
      </w:rPr>
    </w:lvl>
    <w:lvl w:ilvl="1" w:tentative="0">
      <w:start w:val="1"/>
      <w:numFmt w:val="decimal"/>
      <w:pStyle w:val="102"/>
      <w:suff w:val="space"/>
      <w:lvlText w:val="%1.%2."/>
      <w:lvlJc w:val="left"/>
      <w:pPr>
        <w:ind w:left="425" w:hanging="425"/>
      </w:pPr>
      <w:rPr>
        <w:rFonts w:hint="eastAsia"/>
      </w:rPr>
    </w:lvl>
    <w:lvl w:ilvl="2" w:tentative="0">
      <w:start w:val="1"/>
      <w:numFmt w:val="decimal"/>
      <w:pStyle w:val="100"/>
      <w:suff w:val="space"/>
      <w:lvlText w:val="%1.%2.%3."/>
      <w:lvlJc w:val="left"/>
      <w:pPr>
        <w:ind w:left="425" w:hanging="425"/>
      </w:pPr>
      <w:rPr>
        <w:rFonts w:hint="eastAsia"/>
      </w:rPr>
    </w:lvl>
    <w:lvl w:ilvl="3" w:tentative="0">
      <w:start w:val="1"/>
      <w:numFmt w:val="decimal"/>
      <w:pStyle w:val="101"/>
      <w:suff w:val="space"/>
      <w:lvlText w:val="%1.%2.8.1."/>
      <w:lvlJc w:val="left"/>
      <w:pPr>
        <w:ind w:left="425" w:hanging="425"/>
      </w:pPr>
      <w:rPr>
        <w:rFonts w:hAnsi="Times New Roman" w:cs="Times New Roman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4" w:tentative="0">
      <w:start w:val="1"/>
      <w:numFmt w:val="decimal"/>
      <w:lvlText w:val="%1.%2.%3.%4.%5.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abstractNum w:abstractNumId="1">
    <w:nsid w:val="5E7A3A75"/>
    <w:multiLevelType w:val="multilevel"/>
    <w:tmpl w:val="5E7A3A75"/>
    <w:lvl w:ilvl="0" w:tentative="0">
      <w:start w:val="1"/>
      <w:numFmt w:val="decimal"/>
      <w:pStyle w:val="84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50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428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">
    <w:nsid w:val="6CEA2025"/>
    <w:multiLevelType w:val="multilevel"/>
    <w:tmpl w:val="6CEA2025"/>
    <w:lvl w:ilvl="0" w:tentative="0">
      <w:start w:val="1"/>
      <w:numFmt w:val="none"/>
      <w:pStyle w:val="52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53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54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55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56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57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58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宏涛">
    <w15:presenceInfo w15:providerId="None" w15:userId="张宏涛"/>
  </w15:person>
  <w15:person w15:author="ZTE_WuFan">
    <w15:presenceInfo w15:providerId="None" w15:userId="ZTE_WuF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trackRevisions w:val="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58A"/>
    <w:rsid w:val="00000B1F"/>
    <w:rsid w:val="00001849"/>
    <w:rsid w:val="00001BFC"/>
    <w:rsid w:val="000033BC"/>
    <w:rsid w:val="00004E90"/>
    <w:rsid w:val="00004ECB"/>
    <w:rsid w:val="00004EDB"/>
    <w:rsid w:val="0000520F"/>
    <w:rsid w:val="00006B5D"/>
    <w:rsid w:val="000071B0"/>
    <w:rsid w:val="000077E8"/>
    <w:rsid w:val="00007FE2"/>
    <w:rsid w:val="00010226"/>
    <w:rsid w:val="000122E7"/>
    <w:rsid w:val="00015EC3"/>
    <w:rsid w:val="0001731B"/>
    <w:rsid w:val="00017CE1"/>
    <w:rsid w:val="00021671"/>
    <w:rsid w:val="000218CE"/>
    <w:rsid w:val="00022A34"/>
    <w:rsid w:val="0002552C"/>
    <w:rsid w:val="00027480"/>
    <w:rsid w:val="0003197C"/>
    <w:rsid w:val="000319A1"/>
    <w:rsid w:val="00031AD1"/>
    <w:rsid w:val="00032407"/>
    <w:rsid w:val="000342EB"/>
    <w:rsid w:val="0003513F"/>
    <w:rsid w:val="000352F3"/>
    <w:rsid w:val="00037757"/>
    <w:rsid w:val="00037DC7"/>
    <w:rsid w:val="00041876"/>
    <w:rsid w:val="00042988"/>
    <w:rsid w:val="0004450E"/>
    <w:rsid w:val="00044B02"/>
    <w:rsid w:val="00044F8B"/>
    <w:rsid w:val="0004645A"/>
    <w:rsid w:val="00046B46"/>
    <w:rsid w:val="000506ED"/>
    <w:rsid w:val="0005127F"/>
    <w:rsid w:val="000512CD"/>
    <w:rsid w:val="00055197"/>
    <w:rsid w:val="00055666"/>
    <w:rsid w:val="00056330"/>
    <w:rsid w:val="00060548"/>
    <w:rsid w:val="00060757"/>
    <w:rsid w:val="00060D04"/>
    <w:rsid w:val="000614A2"/>
    <w:rsid w:val="000624AD"/>
    <w:rsid w:val="000651BC"/>
    <w:rsid w:val="0006601A"/>
    <w:rsid w:val="000665EB"/>
    <w:rsid w:val="000669D6"/>
    <w:rsid w:val="00066F86"/>
    <w:rsid w:val="00070B00"/>
    <w:rsid w:val="00073737"/>
    <w:rsid w:val="0007381A"/>
    <w:rsid w:val="00073B74"/>
    <w:rsid w:val="00073DE9"/>
    <w:rsid w:val="00074D13"/>
    <w:rsid w:val="00074F32"/>
    <w:rsid w:val="0007644D"/>
    <w:rsid w:val="00076770"/>
    <w:rsid w:val="00076A1F"/>
    <w:rsid w:val="00080138"/>
    <w:rsid w:val="00080251"/>
    <w:rsid w:val="000803C4"/>
    <w:rsid w:val="00080E63"/>
    <w:rsid w:val="00080FD9"/>
    <w:rsid w:val="00081C46"/>
    <w:rsid w:val="00082E32"/>
    <w:rsid w:val="00083DB2"/>
    <w:rsid w:val="00083E53"/>
    <w:rsid w:val="000843F3"/>
    <w:rsid w:val="0008441B"/>
    <w:rsid w:val="0008648C"/>
    <w:rsid w:val="000868C7"/>
    <w:rsid w:val="00087611"/>
    <w:rsid w:val="000879FD"/>
    <w:rsid w:val="00087E84"/>
    <w:rsid w:val="000901A7"/>
    <w:rsid w:val="00092435"/>
    <w:rsid w:val="00092CEC"/>
    <w:rsid w:val="0009333D"/>
    <w:rsid w:val="000933A1"/>
    <w:rsid w:val="00096643"/>
    <w:rsid w:val="000978B8"/>
    <w:rsid w:val="000A024E"/>
    <w:rsid w:val="000A0F07"/>
    <w:rsid w:val="000A1203"/>
    <w:rsid w:val="000A2664"/>
    <w:rsid w:val="000A5CF1"/>
    <w:rsid w:val="000A615C"/>
    <w:rsid w:val="000A768B"/>
    <w:rsid w:val="000A7707"/>
    <w:rsid w:val="000A7889"/>
    <w:rsid w:val="000A7B4F"/>
    <w:rsid w:val="000B10DE"/>
    <w:rsid w:val="000B1949"/>
    <w:rsid w:val="000B23A8"/>
    <w:rsid w:val="000B29CB"/>
    <w:rsid w:val="000B35D1"/>
    <w:rsid w:val="000B3804"/>
    <w:rsid w:val="000B4998"/>
    <w:rsid w:val="000B4A7B"/>
    <w:rsid w:val="000B5F82"/>
    <w:rsid w:val="000C00A2"/>
    <w:rsid w:val="000C0374"/>
    <w:rsid w:val="000C2EC9"/>
    <w:rsid w:val="000C4527"/>
    <w:rsid w:val="000C4D46"/>
    <w:rsid w:val="000C7636"/>
    <w:rsid w:val="000C79E0"/>
    <w:rsid w:val="000D00B0"/>
    <w:rsid w:val="000D0341"/>
    <w:rsid w:val="000D03ED"/>
    <w:rsid w:val="000D0FF1"/>
    <w:rsid w:val="000D2DBE"/>
    <w:rsid w:val="000D3A58"/>
    <w:rsid w:val="000D3C34"/>
    <w:rsid w:val="000D3EC2"/>
    <w:rsid w:val="000D4004"/>
    <w:rsid w:val="000D4297"/>
    <w:rsid w:val="000D4EBE"/>
    <w:rsid w:val="000D5F51"/>
    <w:rsid w:val="000E1EA1"/>
    <w:rsid w:val="000E307E"/>
    <w:rsid w:val="000E5BFF"/>
    <w:rsid w:val="000E5E2E"/>
    <w:rsid w:val="000E6963"/>
    <w:rsid w:val="000E6E00"/>
    <w:rsid w:val="000E7528"/>
    <w:rsid w:val="000E7CF5"/>
    <w:rsid w:val="000F197F"/>
    <w:rsid w:val="000F1AF0"/>
    <w:rsid w:val="000F1DEE"/>
    <w:rsid w:val="000F35C5"/>
    <w:rsid w:val="000F4BF6"/>
    <w:rsid w:val="000F568E"/>
    <w:rsid w:val="001005BE"/>
    <w:rsid w:val="0010144F"/>
    <w:rsid w:val="00101FB6"/>
    <w:rsid w:val="00102639"/>
    <w:rsid w:val="0010277E"/>
    <w:rsid w:val="00102A8B"/>
    <w:rsid w:val="00103298"/>
    <w:rsid w:val="0010505F"/>
    <w:rsid w:val="00105DFC"/>
    <w:rsid w:val="00107981"/>
    <w:rsid w:val="00107E16"/>
    <w:rsid w:val="00110B85"/>
    <w:rsid w:val="00110BEE"/>
    <w:rsid w:val="00110D70"/>
    <w:rsid w:val="00110FDD"/>
    <w:rsid w:val="0011148F"/>
    <w:rsid w:val="00111E44"/>
    <w:rsid w:val="0011221B"/>
    <w:rsid w:val="001122BA"/>
    <w:rsid w:val="00112527"/>
    <w:rsid w:val="00112DCA"/>
    <w:rsid w:val="00113761"/>
    <w:rsid w:val="001138F1"/>
    <w:rsid w:val="00113E17"/>
    <w:rsid w:val="00114594"/>
    <w:rsid w:val="00114DA9"/>
    <w:rsid w:val="0011567D"/>
    <w:rsid w:val="00115BE1"/>
    <w:rsid w:val="00116256"/>
    <w:rsid w:val="00116405"/>
    <w:rsid w:val="00116BCA"/>
    <w:rsid w:val="00121C07"/>
    <w:rsid w:val="00124A90"/>
    <w:rsid w:val="00126101"/>
    <w:rsid w:val="00126EDE"/>
    <w:rsid w:val="00127090"/>
    <w:rsid w:val="001301A8"/>
    <w:rsid w:val="00130483"/>
    <w:rsid w:val="001305B8"/>
    <w:rsid w:val="00130D7A"/>
    <w:rsid w:val="00131E17"/>
    <w:rsid w:val="00132A49"/>
    <w:rsid w:val="00133B60"/>
    <w:rsid w:val="00133DE7"/>
    <w:rsid w:val="00133F5A"/>
    <w:rsid w:val="00134090"/>
    <w:rsid w:val="001345B1"/>
    <w:rsid w:val="001351E4"/>
    <w:rsid w:val="001356B1"/>
    <w:rsid w:val="00136490"/>
    <w:rsid w:val="00136A87"/>
    <w:rsid w:val="0013705F"/>
    <w:rsid w:val="0013790E"/>
    <w:rsid w:val="001379D9"/>
    <w:rsid w:val="00137C99"/>
    <w:rsid w:val="00137D65"/>
    <w:rsid w:val="00141215"/>
    <w:rsid w:val="0014124E"/>
    <w:rsid w:val="00143024"/>
    <w:rsid w:val="001440FB"/>
    <w:rsid w:val="00144CE9"/>
    <w:rsid w:val="00146EEE"/>
    <w:rsid w:val="001515F6"/>
    <w:rsid w:val="00151C7D"/>
    <w:rsid w:val="00152F9A"/>
    <w:rsid w:val="001535C6"/>
    <w:rsid w:val="00153FF9"/>
    <w:rsid w:val="00156AA7"/>
    <w:rsid w:val="001570E5"/>
    <w:rsid w:val="0016143B"/>
    <w:rsid w:val="0016177C"/>
    <w:rsid w:val="0016217B"/>
    <w:rsid w:val="00164385"/>
    <w:rsid w:val="001651ED"/>
    <w:rsid w:val="001659AD"/>
    <w:rsid w:val="00165BEE"/>
    <w:rsid w:val="00167E00"/>
    <w:rsid w:val="00170E80"/>
    <w:rsid w:val="00170F5D"/>
    <w:rsid w:val="00171B2C"/>
    <w:rsid w:val="0017216A"/>
    <w:rsid w:val="001744AB"/>
    <w:rsid w:val="00175F2F"/>
    <w:rsid w:val="001764FE"/>
    <w:rsid w:val="0017662A"/>
    <w:rsid w:val="00176E3D"/>
    <w:rsid w:val="00177337"/>
    <w:rsid w:val="00177673"/>
    <w:rsid w:val="00177B73"/>
    <w:rsid w:val="00180268"/>
    <w:rsid w:val="00180518"/>
    <w:rsid w:val="00181B4B"/>
    <w:rsid w:val="00182EE8"/>
    <w:rsid w:val="0018772F"/>
    <w:rsid w:val="001907A3"/>
    <w:rsid w:val="00191BD0"/>
    <w:rsid w:val="0019225F"/>
    <w:rsid w:val="001929D0"/>
    <w:rsid w:val="00192BA5"/>
    <w:rsid w:val="00193358"/>
    <w:rsid w:val="001935FC"/>
    <w:rsid w:val="0019372C"/>
    <w:rsid w:val="00195168"/>
    <w:rsid w:val="00195665"/>
    <w:rsid w:val="00196F30"/>
    <w:rsid w:val="00197E7D"/>
    <w:rsid w:val="001A00D3"/>
    <w:rsid w:val="001A1EF9"/>
    <w:rsid w:val="001A2608"/>
    <w:rsid w:val="001A30F6"/>
    <w:rsid w:val="001A492C"/>
    <w:rsid w:val="001A4A71"/>
    <w:rsid w:val="001A5455"/>
    <w:rsid w:val="001A5850"/>
    <w:rsid w:val="001A7841"/>
    <w:rsid w:val="001B07B0"/>
    <w:rsid w:val="001B1DC0"/>
    <w:rsid w:val="001B227C"/>
    <w:rsid w:val="001B2B51"/>
    <w:rsid w:val="001B62A6"/>
    <w:rsid w:val="001C07E8"/>
    <w:rsid w:val="001C116A"/>
    <w:rsid w:val="001C1337"/>
    <w:rsid w:val="001C2F46"/>
    <w:rsid w:val="001C4A88"/>
    <w:rsid w:val="001C53C4"/>
    <w:rsid w:val="001C564D"/>
    <w:rsid w:val="001C5ADB"/>
    <w:rsid w:val="001C79C2"/>
    <w:rsid w:val="001D0131"/>
    <w:rsid w:val="001D09CE"/>
    <w:rsid w:val="001D2755"/>
    <w:rsid w:val="001D4037"/>
    <w:rsid w:val="001D68BB"/>
    <w:rsid w:val="001D72C6"/>
    <w:rsid w:val="001E2D00"/>
    <w:rsid w:val="001E4596"/>
    <w:rsid w:val="001E540B"/>
    <w:rsid w:val="001E68B9"/>
    <w:rsid w:val="001E7511"/>
    <w:rsid w:val="001F0884"/>
    <w:rsid w:val="001F0985"/>
    <w:rsid w:val="001F0E8A"/>
    <w:rsid w:val="001F2748"/>
    <w:rsid w:val="001F2BFE"/>
    <w:rsid w:val="001F3ED7"/>
    <w:rsid w:val="001F402F"/>
    <w:rsid w:val="001F4B2B"/>
    <w:rsid w:val="001F4D85"/>
    <w:rsid w:val="001F5623"/>
    <w:rsid w:val="001F5CFA"/>
    <w:rsid w:val="001F77FD"/>
    <w:rsid w:val="00200607"/>
    <w:rsid w:val="00200B11"/>
    <w:rsid w:val="00202D10"/>
    <w:rsid w:val="00202D88"/>
    <w:rsid w:val="002042FE"/>
    <w:rsid w:val="00205E36"/>
    <w:rsid w:val="00206B29"/>
    <w:rsid w:val="00207ADB"/>
    <w:rsid w:val="00210E98"/>
    <w:rsid w:val="00211767"/>
    <w:rsid w:val="002118B7"/>
    <w:rsid w:val="002119CC"/>
    <w:rsid w:val="00211CEF"/>
    <w:rsid w:val="00211F57"/>
    <w:rsid w:val="00212832"/>
    <w:rsid w:val="00215FFB"/>
    <w:rsid w:val="002165BF"/>
    <w:rsid w:val="0022156F"/>
    <w:rsid w:val="002227B5"/>
    <w:rsid w:val="00222F26"/>
    <w:rsid w:val="00223B49"/>
    <w:rsid w:val="0022571A"/>
    <w:rsid w:val="002266DE"/>
    <w:rsid w:val="00226B9B"/>
    <w:rsid w:val="00227243"/>
    <w:rsid w:val="002272C1"/>
    <w:rsid w:val="00227DBB"/>
    <w:rsid w:val="0023143C"/>
    <w:rsid w:val="002327D8"/>
    <w:rsid w:val="0023434E"/>
    <w:rsid w:val="00235D17"/>
    <w:rsid w:val="00236B3A"/>
    <w:rsid w:val="0023750B"/>
    <w:rsid w:val="0024012D"/>
    <w:rsid w:val="0024125A"/>
    <w:rsid w:val="0024184B"/>
    <w:rsid w:val="00242AE2"/>
    <w:rsid w:val="00242D6E"/>
    <w:rsid w:val="002430DD"/>
    <w:rsid w:val="00245644"/>
    <w:rsid w:val="00245DE0"/>
    <w:rsid w:val="00246499"/>
    <w:rsid w:val="00246CB7"/>
    <w:rsid w:val="00246D05"/>
    <w:rsid w:val="00246FB5"/>
    <w:rsid w:val="00247570"/>
    <w:rsid w:val="00247F41"/>
    <w:rsid w:val="0025008B"/>
    <w:rsid w:val="00250956"/>
    <w:rsid w:val="00251119"/>
    <w:rsid w:val="00251A6D"/>
    <w:rsid w:val="00251B1F"/>
    <w:rsid w:val="00252051"/>
    <w:rsid w:val="00255F77"/>
    <w:rsid w:val="00256F00"/>
    <w:rsid w:val="00257591"/>
    <w:rsid w:val="00257B92"/>
    <w:rsid w:val="0026477A"/>
    <w:rsid w:val="00264A37"/>
    <w:rsid w:val="00264F3E"/>
    <w:rsid w:val="00265D30"/>
    <w:rsid w:val="00265DA6"/>
    <w:rsid w:val="00271839"/>
    <w:rsid w:val="0027202F"/>
    <w:rsid w:val="002729BF"/>
    <w:rsid w:val="00276B3D"/>
    <w:rsid w:val="002771FB"/>
    <w:rsid w:val="00277473"/>
    <w:rsid w:val="0027763F"/>
    <w:rsid w:val="0028180D"/>
    <w:rsid w:val="00282539"/>
    <w:rsid w:val="002834CE"/>
    <w:rsid w:val="00283E83"/>
    <w:rsid w:val="00285CAC"/>
    <w:rsid w:val="0028662D"/>
    <w:rsid w:val="00286B33"/>
    <w:rsid w:val="002904EB"/>
    <w:rsid w:val="002915DD"/>
    <w:rsid w:val="00291943"/>
    <w:rsid w:val="00291FA9"/>
    <w:rsid w:val="00293551"/>
    <w:rsid w:val="002935EB"/>
    <w:rsid w:val="00294D4D"/>
    <w:rsid w:val="00295031"/>
    <w:rsid w:val="00295991"/>
    <w:rsid w:val="002959BE"/>
    <w:rsid w:val="00295E60"/>
    <w:rsid w:val="0029612C"/>
    <w:rsid w:val="00296708"/>
    <w:rsid w:val="002971EF"/>
    <w:rsid w:val="002A0C8F"/>
    <w:rsid w:val="002A1B69"/>
    <w:rsid w:val="002A28B5"/>
    <w:rsid w:val="002A2C6D"/>
    <w:rsid w:val="002A39BD"/>
    <w:rsid w:val="002A3ED3"/>
    <w:rsid w:val="002A41AB"/>
    <w:rsid w:val="002A6748"/>
    <w:rsid w:val="002A67FC"/>
    <w:rsid w:val="002A7CDB"/>
    <w:rsid w:val="002B0133"/>
    <w:rsid w:val="002B1705"/>
    <w:rsid w:val="002B1CAF"/>
    <w:rsid w:val="002B2DEB"/>
    <w:rsid w:val="002B4812"/>
    <w:rsid w:val="002B4D2C"/>
    <w:rsid w:val="002B6433"/>
    <w:rsid w:val="002B673B"/>
    <w:rsid w:val="002B6E0A"/>
    <w:rsid w:val="002B775A"/>
    <w:rsid w:val="002B7C9F"/>
    <w:rsid w:val="002C1414"/>
    <w:rsid w:val="002C2494"/>
    <w:rsid w:val="002C3E71"/>
    <w:rsid w:val="002C4569"/>
    <w:rsid w:val="002C472F"/>
    <w:rsid w:val="002C5180"/>
    <w:rsid w:val="002C5DB9"/>
    <w:rsid w:val="002C6EFD"/>
    <w:rsid w:val="002D0BD8"/>
    <w:rsid w:val="002D393B"/>
    <w:rsid w:val="002D45B1"/>
    <w:rsid w:val="002D4623"/>
    <w:rsid w:val="002D4BA9"/>
    <w:rsid w:val="002D5077"/>
    <w:rsid w:val="002D60AE"/>
    <w:rsid w:val="002D69E7"/>
    <w:rsid w:val="002D6A0F"/>
    <w:rsid w:val="002D6F2B"/>
    <w:rsid w:val="002E018A"/>
    <w:rsid w:val="002E1113"/>
    <w:rsid w:val="002E14BC"/>
    <w:rsid w:val="002E32A4"/>
    <w:rsid w:val="002E345F"/>
    <w:rsid w:val="002E3B2B"/>
    <w:rsid w:val="002E42A9"/>
    <w:rsid w:val="002E55CE"/>
    <w:rsid w:val="002E602A"/>
    <w:rsid w:val="002E72DB"/>
    <w:rsid w:val="002E7C00"/>
    <w:rsid w:val="002F074D"/>
    <w:rsid w:val="002F0DC4"/>
    <w:rsid w:val="002F22B3"/>
    <w:rsid w:val="002F33B1"/>
    <w:rsid w:val="002F3E4A"/>
    <w:rsid w:val="002F48A3"/>
    <w:rsid w:val="002F5C97"/>
    <w:rsid w:val="002F6BBB"/>
    <w:rsid w:val="002F7AFD"/>
    <w:rsid w:val="002F7E44"/>
    <w:rsid w:val="003009FE"/>
    <w:rsid w:val="00301F73"/>
    <w:rsid w:val="00302EBA"/>
    <w:rsid w:val="0030765E"/>
    <w:rsid w:val="00310916"/>
    <w:rsid w:val="003133CA"/>
    <w:rsid w:val="003136E4"/>
    <w:rsid w:val="003141E7"/>
    <w:rsid w:val="00314D8C"/>
    <w:rsid w:val="003155D6"/>
    <w:rsid w:val="00316AC1"/>
    <w:rsid w:val="00320892"/>
    <w:rsid w:val="0032173E"/>
    <w:rsid w:val="003221DC"/>
    <w:rsid w:val="00322510"/>
    <w:rsid w:val="00322595"/>
    <w:rsid w:val="00324142"/>
    <w:rsid w:val="00324E00"/>
    <w:rsid w:val="00330491"/>
    <w:rsid w:val="00331146"/>
    <w:rsid w:val="00332CEE"/>
    <w:rsid w:val="00332F01"/>
    <w:rsid w:val="00333DBB"/>
    <w:rsid w:val="003343E9"/>
    <w:rsid w:val="00334409"/>
    <w:rsid w:val="003345DE"/>
    <w:rsid w:val="00334B53"/>
    <w:rsid w:val="00334D2A"/>
    <w:rsid w:val="00335D40"/>
    <w:rsid w:val="00335EF8"/>
    <w:rsid w:val="00337592"/>
    <w:rsid w:val="003416A5"/>
    <w:rsid w:val="00341C45"/>
    <w:rsid w:val="00343C48"/>
    <w:rsid w:val="00343F95"/>
    <w:rsid w:val="003449E9"/>
    <w:rsid w:val="00344DE4"/>
    <w:rsid w:val="0035088A"/>
    <w:rsid w:val="00350E47"/>
    <w:rsid w:val="003513DF"/>
    <w:rsid w:val="00351E66"/>
    <w:rsid w:val="00353225"/>
    <w:rsid w:val="00353B5A"/>
    <w:rsid w:val="00354221"/>
    <w:rsid w:val="00355063"/>
    <w:rsid w:val="00360D6D"/>
    <w:rsid w:val="00361934"/>
    <w:rsid w:val="00362567"/>
    <w:rsid w:val="00362901"/>
    <w:rsid w:val="00362C7D"/>
    <w:rsid w:val="00363CBF"/>
    <w:rsid w:val="00367079"/>
    <w:rsid w:val="00367AFE"/>
    <w:rsid w:val="00367D15"/>
    <w:rsid w:val="0037065D"/>
    <w:rsid w:val="00372F95"/>
    <w:rsid w:val="0037474F"/>
    <w:rsid w:val="00377D13"/>
    <w:rsid w:val="00377F6A"/>
    <w:rsid w:val="00381C7F"/>
    <w:rsid w:val="003823E0"/>
    <w:rsid w:val="00386ACA"/>
    <w:rsid w:val="003876C2"/>
    <w:rsid w:val="003901AA"/>
    <w:rsid w:val="0039025C"/>
    <w:rsid w:val="003906B0"/>
    <w:rsid w:val="00391C25"/>
    <w:rsid w:val="00391E9C"/>
    <w:rsid w:val="00392611"/>
    <w:rsid w:val="00392B2F"/>
    <w:rsid w:val="00392E8E"/>
    <w:rsid w:val="00394900"/>
    <w:rsid w:val="00394B51"/>
    <w:rsid w:val="00394D58"/>
    <w:rsid w:val="003952DA"/>
    <w:rsid w:val="0039543B"/>
    <w:rsid w:val="00395467"/>
    <w:rsid w:val="0039555F"/>
    <w:rsid w:val="0039570C"/>
    <w:rsid w:val="003977B6"/>
    <w:rsid w:val="003A012D"/>
    <w:rsid w:val="003A055D"/>
    <w:rsid w:val="003A1ADF"/>
    <w:rsid w:val="003A1BC0"/>
    <w:rsid w:val="003A204E"/>
    <w:rsid w:val="003A22E4"/>
    <w:rsid w:val="003A4823"/>
    <w:rsid w:val="003A5369"/>
    <w:rsid w:val="003A5BA7"/>
    <w:rsid w:val="003A6278"/>
    <w:rsid w:val="003A66F8"/>
    <w:rsid w:val="003A6BC7"/>
    <w:rsid w:val="003A6D40"/>
    <w:rsid w:val="003A6D8B"/>
    <w:rsid w:val="003A6F86"/>
    <w:rsid w:val="003A722E"/>
    <w:rsid w:val="003A755D"/>
    <w:rsid w:val="003A757E"/>
    <w:rsid w:val="003B03DE"/>
    <w:rsid w:val="003B0458"/>
    <w:rsid w:val="003B14A3"/>
    <w:rsid w:val="003B14BA"/>
    <w:rsid w:val="003B2899"/>
    <w:rsid w:val="003B2E10"/>
    <w:rsid w:val="003B4FDF"/>
    <w:rsid w:val="003B5C2C"/>
    <w:rsid w:val="003C08DE"/>
    <w:rsid w:val="003C1782"/>
    <w:rsid w:val="003C2E56"/>
    <w:rsid w:val="003C35F7"/>
    <w:rsid w:val="003C6C4E"/>
    <w:rsid w:val="003C737A"/>
    <w:rsid w:val="003C7775"/>
    <w:rsid w:val="003D3ACA"/>
    <w:rsid w:val="003D3B67"/>
    <w:rsid w:val="003D6BEA"/>
    <w:rsid w:val="003E1552"/>
    <w:rsid w:val="003E2715"/>
    <w:rsid w:val="003E2953"/>
    <w:rsid w:val="003E3000"/>
    <w:rsid w:val="003E3E19"/>
    <w:rsid w:val="003E45E9"/>
    <w:rsid w:val="003E4B2C"/>
    <w:rsid w:val="003E5029"/>
    <w:rsid w:val="003E503E"/>
    <w:rsid w:val="003E6C9D"/>
    <w:rsid w:val="003F1200"/>
    <w:rsid w:val="003F189B"/>
    <w:rsid w:val="003F20E6"/>
    <w:rsid w:val="003F3CBF"/>
    <w:rsid w:val="003F486A"/>
    <w:rsid w:val="003F556F"/>
    <w:rsid w:val="003F5CF3"/>
    <w:rsid w:val="003F5DB2"/>
    <w:rsid w:val="003F6148"/>
    <w:rsid w:val="003F77B0"/>
    <w:rsid w:val="003F7A33"/>
    <w:rsid w:val="004007E6"/>
    <w:rsid w:val="00403609"/>
    <w:rsid w:val="004043AE"/>
    <w:rsid w:val="00405E15"/>
    <w:rsid w:val="004065B9"/>
    <w:rsid w:val="00407B77"/>
    <w:rsid w:val="00411FC9"/>
    <w:rsid w:val="004133A4"/>
    <w:rsid w:val="00413A7C"/>
    <w:rsid w:val="00414499"/>
    <w:rsid w:val="00414F6B"/>
    <w:rsid w:val="00415340"/>
    <w:rsid w:val="0041534F"/>
    <w:rsid w:val="00415458"/>
    <w:rsid w:val="004157A5"/>
    <w:rsid w:val="004166A8"/>
    <w:rsid w:val="00422549"/>
    <w:rsid w:val="004230D6"/>
    <w:rsid w:val="00423C4B"/>
    <w:rsid w:val="004250C5"/>
    <w:rsid w:val="00425643"/>
    <w:rsid w:val="004261E5"/>
    <w:rsid w:val="0042760F"/>
    <w:rsid w:val="004300CE"/>
    <w:rsid w:val="004304D5"/>
    <w:rsid w:val="00431617"/>
    <w:rsid w:val="00431627"/>
    <w:rsid w:val="0043189E"/>
    <w:rsid w:val="00434058"/>
    <w:rsid w:val="00435DA6"/>
    <w:rsid w:val="0043797A"/>
    <w:rsid w:val="00437AD5"/>
    <w:rsid w:val="00437E4F"/>
    <w:rsid w:val="00440349"/>
    <w:rsid w:val="004413CF"/>
    <w:rsid w:val="004437EA"/>
    <w:rsid w:val="00443921"/>
    <w:rsid w:val="004457BB"/>
    <w:rsid w:val="0044608F"/>
    <w:rsid w:val="00447F07"/>
    <w:rsid w:val="00450B0E"/>
    <w:rsid w:val="004518E4"/>
    <w:rsid w:val="0045628F"/>
    <w:rsid w:val="004573E6"/>
    <w:rsid w:val="00460245"/>
    <w:rsid w:val="00461ED0"/>
    <w:rsid w:val="004630C5"/>
    <w:rsid w:val="0046663C"/>
    <w:rsid w:val="00466682"/>
    <w:rsid w:val="004674BA"/>
    <w:rsid w:val="00467ED8"/>
    <w:rsid w:val="00467FF7"/>
    <w:rsid w:val="004706BE"/>
    <w:rsid w:val="00470A77"/>
    <w:rsid w:val="00470F00"/>
    <w:rsid w:val="0047164F"/>
    <w:rsid w:val="00471667"/>
    <w:rsid w:val="00471E5C"/>
    <w:rsid w:val="00472CBC"/>
    <w:rsid w:val="00473F97"/>
    <w:rsid w:val="004749D7"/>
    <w:rsid w:val="00475874"/>
    <w:rsid w:val="00475D3E"/>
    <w:rsid w:val="00476524"/>
    <w:rsid w:val="00476E18"/>
    <w:rsid w:val="00477572"/>
    <w:rsid w:val="00477CFC"/>
    <w:rsid w:val="0048454E"/>
    <w:rsid w:val="00486CF6"/>
    <w:rsid w:val="004876E1"/>
    <w:rsid w:val="00490CA9"/>
    <w:rsid w:val="00491682"/>
    <w:rsid w:val="0049173A"/>
    <w:rsid w:val="004921F1"/>
    <w:rsid w:val="0049289A"/>
    <w:rsid w:val="004939F3"/>
    <w:rsid w:val="00494231"/>
    <w:rsid w:val="00494B5F"/>
    <w:rsid w:val="00494C0B"/>
    <w:rsid w:val="00495475"/>
    <w:rsid w:val="00496857"/>
    <w:rsid w:val="00496E97"/>
    <w:rsid w:val="004A153C"/>
    <w:rsid w:val="004A1A88"/>
    <w:rsid w:val="004A2E67"/>
    <w:rsid w:val="004A31DE"/>
    <w:rsid w:val="004A32F1"/>
    <w:rsid w:val="004A46CB"/>
    <w:rsid w:val="004A4CEA"/>
    <w:rsid w:val="004A55E4"/>
    <w:rsid w:val="004A5616"/>
    <w:rsid w:val="004A5C99"/>
    <w:rsid w:val="004A7193"/>
    <w:rsid w:val="004A7D4D"/>
    <w:rsid w:val="004B06C9"/>
    <w:rsid w:val="004B08AB"/>
    <w:rsid w:val="004B0DBC"/>
    <w:rsid w:val="004B2775"/>
    <w:rsid w:val="004B296A"/>
    <w:rsid w:val="004B332E"/>
    <w:rsid w:val="004B5219"/>
    <w:rsid w:val="004B685A"/>
    <w:rsid w:val="004B7E32"/>
    <w:rsid w:val="004C0524"/>
    <w:rsid w:val="004C0BCC"/>
    <w:rsid w:val="004C0E97"/>
    <w:rsid w:val="004C1840"/>
    <w:rsid w:val="004C203A"/>
    <w:rsid w:val="004C292B"/>
    <w:rsid w:val="004C2D56"/>
    <w:rsid w:val="004C39F3"/>
    <w:rsid w:val="004C3B9A"/>
    <w:rsid w:val="004C45D7"/>
    <w:rsid w:val="004C754B"/>
    <w:rsid w:val="004C7C1A"/>
    <w:rsid w:val="004D022D"/>
    <w:rsid w:val="004D02CE"/>
    <w:rsid w:val="004D0EB4"/>
    <w:rsid w:val="004D1727"/>
    <w:rsid w:val="004D1EEC"/>
    <w:rsid w:val="004D36CB"/>
    <w:rsid w:val="004D4590"/>
    <w:rsid w:val="004D529F"/>
    <w:rsid w:val="004D5B56"/>
    <w:rsid w:val="004D5C4F"/>
    <w:rsid w:val="004D6994"/>
    <w:rsid w:val="004D7005"/>
    <w:rsid w:val="004E1EB1"/>
    <w:rsid w:val="004E1F13"/>
    <w:rsid w:val="004E2745"/>
    <w:rsid w:val="004E2B6C"/>
    <w:rsid w:val="004E3DD2"/>
    <w:rsid w:val="004E409B"/>
    <w:rsid w:val="004E59BD"/>
    <w:rsid w:val="004E5BC0"/>
    <w:rsid w:val="004E5CBD"/>
    <w:rsid w:val="004E6795"/>
    <w:rsid w:val="004E7141"/>
    <w:rsid w:val="004E7E22"/>
    <w:rsid w:val="004F093F"/>
    <w:rsid w:val="004F1CB0"/>
    <w:rsid w:val="004F3685"/>
    <w:rsid w:val="004F37E0"/>
    <w:rsid w:val="004F3D2D"/>
    <w:rsid w:val="004F3D5C"/>
    <w:rsid w:val="004F3F9F"/>
    <w:rsid w:val="004F424A"/>
    <w:rsid w:val="004F4C8A"/>
    <w:rsid w:val="004F4F1D"/>
    <w:rsid w:val="004F5C51"/>
    <w:rsid w:val="004F61D8"/>
    <w:rsid w:val="004F79E8"/>
    <w:rsid w:val="004F7C0E"/>
    <w:rsid w:val="004F7CB1"/>
    <w:rsid w:val="00500A6A"/>
    <w:rsid w:val="0050135B"/>
    <w:rsid w:val="0050199C"/>
    <w:rsid w:val="00502D60"/>
    <w:rsid w:val="00503876"/>
    <w:rsid w:val="00505F78"/>
    <w:rsid w:val="005065CA"/>
    <w:rsid w:val="00507155"/>
    <w:rsid w:val="0051006D"/>
    <w:rsid w:val="005100BB"/>
    <w:rsid w:val="00510ADE"/>
    <w:rsid w:val="005110E6"/>
    <w:rsid w:val="005123BE"/>
    <w:rsid w:val="005137FB"/>
    <w:rsid w:val="005166B2"/>
    <w:rsid w:val="00516F36"/>
    <w:rsid w:val="00516F9F"/>
    <w:rsid w:val="005170E8"/>
    <w:rsid w:val="00517CEA"/>
    <w:rsid w:val="00522289"/>
    <w:rsid w:val="00523E0B"/>
    <w:rsid w:val="0052476A"/>
    <w:rsid w:val="0052548F"/>
    <w:rsid w:val="00525621"/>
    <w:rsid w:val="0052786A"/>
    <w:rsid w:val="005300FF"/>
    <w:rsid w:val="00534CA5"/>
    <w:rsid w:val="00536E1A"/>
    <w:rsid w:val="00537BCB"/>
    <w:rsid w:val="00537FA0"/>
    <w:rsid w:val="00540861"/>
    <w:rsid w:val="00540AF4"/>
    <w:rsid w:val="005419C5"/>
    <w:rsid w:val="00542F7D"/>
    <w:rsid w:val="00543018"/>
    <w:rsid w:val="0054304E"/>
    <w:rsid w:val="005435E9"/>
    <w:rsid w:val="00543F32"/>
    <w:rsid w:val="00545795"/>
    <w:rsid w:val="00545E58"/>
    <w:rsid w:val="00545F20"/>
    <w:rsid w:val="0054689C"/>
    <w:rsid w:val="005469BC"/>
    <w:rsid w:val="0055039F"/>
    <w:rsid w:val="00550450"/>
    <w:rsid w:val="00553280"/>
    <w:rsid w:val="00553C41"/>
    <w:rsid w:val="0055441B"/>
    <w:rsid w:val="00555EE6"/>
    <w:rsid w:val="00556A2F"/>
    <w:rsid w:val="00556B82"/>
    <w:rsid w:val="00557969"/>
    <w:rsid w:val="00560072"/>
    <w:rsid w:val="005607BC"/>
    <w:rsid w:val="00560A3A"/>
    <w:rsid w:val="00561202"/>
    <w:rsid w:val="00561AB5"/>
    <w:rsid w:val="00561BED"/>
    <w:rsid w:val="00561D5E"/>
    <w:rsid w:val="00562424"/>
    <w:rsid w:val="00563E10"/>
    <w:rsid w:val="00570787"/>
    <w:rsid w:val="0057215E"/>
    <w:rsid w:val="0057260D"/>
    <w:rsid w:val="00573868"/>
    <w:rsid w:val="00574BFA"/>
    <w:rsid w:val="005754F5"/>
    <w:rsid w:val="00575AF3"/>
    <w:rsid w:val="00575DF8"/>
    <w:rsid w:val="00576C64"/>
    <w:rsid w:val="00576F1A"/>
    <w:rsid w:val="00581C49"/>
    <w:rsid w:val="00583004"/>
    <w:rsid w:val="00583818"/>
    <w:rsid w:val="00583BE0"/>
    <w:rsid w:val="005853AD"/>
    <w:rsid w:val="0058555B"/>
    <w:rsid w:val="00585755"/>
    <w:rsid w:val="00585CE7"/>
    <w:rsid w:val="005860F0"/>
    <w:rsid w:val="00586339"/>
    <w:rsid w:val="005863D6"/>
    <w:rsid w:val="00587520"/>
    <w:rsid w:val="00590BD9"/>
    <w:rsid w:val="005936CC"/>
    <w:rsid w:val="00593A34"/>
    <w:rsid w:val="00594400"/>
    <w:rsid w:val="00594F15"/>
    <w:rsid w:val="005A4364"/>
    <w:rsid w:val="005A587B"/>
    <w:rsid w:val="005A593A"/>
    <w:rsid w:val="005A5A6A"/>
    <w:rsid w:val="005A6AE8"/>
    <w:rsid w:val="005B32DA"/>
    <w:rsid w:val="005B55A2"/>
    <w:rsid w:val="005B6A7E"/>
    <w:rsid w:val="005B714B"/>
    <w:rsid w:val="005B7199"/>
    <w:rsid w:val="005B7209"/>
    <w:rsid w:val="005C07CE"/>
    <w:rsid w:val="005C1818"/>
    <w:rsid w:val="005C234D"/>
    <w:rsid w:val="005C3DF0"/>
    <w:rsid w:val="005C487C"/>
    <w:rsid w:val="005C63B4"/>
    <w:rsid w:val="005D0469"/>
    <w:rsid w:val="005D09E1"/>
    <w:rsid w:val="005D0B89"/>
    <w:rsid w:val="005D158C"/>
    <w:rsid w:val="005D16AD"/>
    <w:rsid w:val="005D17B2"/>
    <w:rsid w:val="005D3C23"/>
    <w:rsid w:val="005D5987"/>
    <w:rsid w:val="005D5E36"/>
    <w:rsid w:val="005D6C48"/>
    <w:rsid w:val="005D772C"/>
    <w:rsid w:val="005E0D86"/>
    <w:rsid w:val="005E259A"/>
    <w:rsid w:val="005E4A1C"/>
    <w:rsid w:val="005E52F1"/>
    <w:rsid w:val="005E6BED"/>
    <w:rsid w:val="005E7122"/>
    <w:rsid w:val="005F0397"/>
    <w:rsid w:val="005F0655"/>
    <w:rsid w:val="005F1058"/>
    <w:rsid w:val="005F141C"/>
    <w:rsid w:val="005F14D9"/>
    <w:rsid w:val="005F31E8"/>
    <w:rsid w:val="005F3F05"/>
    <w:rsid w:val="005F523C"/>
    <w:rsid w:val="005F6C3C"/>
    <w:rsid w:val="005F6E85"/>
    <w:rsid w:val="005F7894"/>
    <w:rsid w:val="005F7DEB"/>
    <w:rsid w:val="00600081"/>
    <w:rsid w:val="0060076A"/>
    <w:rsid w:val="00600F41"/>
    <w:rsid w:val="00601A5F"/>
    <w:rsid w:val="006023F6"/>
    <w:rsid w:val="00604727"/>
    <w:rsid w:val="00605926"/>
    <w:rsid w:val="00605C97"/>
    <w:rsid w:val="00605DED"/>
    <w:rsid w:val="00606CF0"/>
    <w:rsid w:val="006072BD"/>
    <w:rsid w:val="0060795F"/>
    <w:rsid w:val="00607FDB"/>
    <w:rsid w:val="00610A3A"/>
    <w:rsid w:val="0061136E"/>
    <w:rsid w:val="006119C2"/>
    <w:rsid w:val="00612267"/>
    <w:rsid w:val="0061368B"/>
    <w:rsid w:val="00615AE5"/>
    <w:rsid w:val="00616051"/>
    <w:rsid w:val="00616083"/>
    <w:rsid w:val="0061741B"/>
    <w:rsid w:val="00617A53"/>
    <w:rsid w:val="00617F74"/>
    <w:rsid w:val="00622211"/>
    <w:rsid w:val="006222BC"/>
    <w:rsid w:val="006231C5"/>
    <w:rsid w:val="00623934"/>
    <w:rsid w:val="00623B44"/>
    <w:rsid w:val="00623D00"/>
    <w:rsid w:val="00623FBB"/>
    <w:rsid w:val="006240EA"/>
    <w:rsid w:val="0062465D"/>
    <w:rsid w:val="006252C3"/>
    <w:rsid w:val="00625533"/>
    <w:rsid w:val="00626060"/>
    <w:rsid w:val="006279FA"/>
    <w:rsid w:val="00631F86"/>
    <w:rsid w:val="006321BC"/>
    <w:rsid w:val="00632BD3"/>
    <w:rsid w:val="00636A4E"/>
    <w:rsid w:val="006370D8"/>
    <w:rsid w:val="00637BA4"/>
    <w:rsid w:val="00637DD6"/>
    <w:rsid w:val="00641781"/>
    <w:rsid w:val="00641CE4"/>
    <w:rsid w:val="00641E4A"/>
    <w:rsid w:val="00642561"/>
    <w:rsid w:val="00642C7E"/>
    <w:rsid w:val="00643015"/>
    <w:rsid w:val="006446A3"/>
    <w:rsid w:val="00644BAC"/>
    <w:rsid w:val="0064508F"/>
    <w:rsid w:val="006450AB"/>
    <w:rsid w:val="0064558F"/>
    <w:rsid w:val="00645F0C"/>
    <w:rsid w:val="00646174"/>
    <w:rsid w:val="0064789A"/>
    <w:rsid w:val="0065013F"/>
    <w:rsid w:val="006509DC"/>
    <w:rsid w:val="0065235A"/>
    <w:rsid w:val="00652478"/>
    <w:rsid w:val="00652579"/>
    <w:rsid w:val="00654232"/>
    <w:rsid w:val="006549F2"/>
    <w:rsid w:val="00654F7A"/>
    <w:rsid w:val="006567D5"/>
    <w:rsid w:val="00656AEA"/>
    <w:rsid w:val="00656D11"/>
    <w:rsid w:val="006610DB"/>
    <w:rsid w:val="0066129F"/>
    <w:rsid w:val="00663529"/>
    <w:rsid w:val="00664C50"/>
    <w:rsid w:val="00665110"/>
    <w:rsid w:val="00666B72"/>
    <w:rsid w:val="00666C06"/>
    <w:rsid w:val="00666FC4"/>
    <w:rsid w:val="00667CD7"/>
    <w:rsid w:val="00667F77"/>
    <w:rsid w:val="00671CF4"/>
    <w:rsid w:val="006729F3"/>
    <w:rsid w:val="00672D59"/>
    <w:rsid w:val="00673613"/>
    <w:rsid w:val="006737CB"/>
    <w:rsid w:val="0067469D"/>
    <w:rsid w:val="00674D79"/>
    <w:rsid w:val="00676502"/>
    <w:rsid w:val="00682A36"/>
    <w:rsid w:val="00687898"/>
    <w:rsid w:val="00687E75"/>
    <w:rsid w:val="006914BF"/>
    <w:rsid w:val="00691E7E"/>
    <w:rsid w:val="00692AB2"/>
    <w:rsid w:val="00693D68"/>
    <w:rsid w:val="006956F2"/>
    <w:rsid w:val="00696E66"/>
    <w:rsid w:val="0069759E"/>
    <w:rsid w:val="006A1ABF"/>
    <w:rsid w:val="006A1E76"/>
    <w:rsid w:val="006A3468"/>
    <w:rsid w:val="006A587D"/>
    <w:rsid w:val="006A5961"/>
    <w:rsid w:val="006A62B4"/>
    <w:rsid w:val="006A7CE8"/>
    <w:rsid w:val="006B28DF"/>
    <w:rsid w:val="006B2EA5"/>
    <w:rsid w:val="006B4ACE"/>
    <w:rsid w:val="006B716D"/>
    <w:rsid w:val="006C05A3"/>
    <w:rsid w:val="006C0C05"/>
    <w:rsid w:val="006C0C50"/>
    <w:rsid w:val="006C0F7E"/>
    <w:rsid w:val="006C187C"/>
    <w:rsid w:val="006C19C1"/>
    <w:rsid w:val="006C217E"/>
    <w:rsid w:val="006C2A6C"/>
    <w:rsid w:val="006C2DDF"/>
    <w:rsid w:val="006C33F1"/>
    <w:rsid w:val="006C410F"/>
    <w:rsid w:val="006C467C"/>
    <w:rsid w:val="006C47B3"/>
    <w:rsid w:val="006C55EC"/>
    <w:rsid w:val="006C785F"/>
    <w:rsid w:val="006C7975"/>
    <w:rsid w:val="006D0190"/>
    <w:rsid w:val="006D0873"/>
    <w:rsid w:val="006D0F6A"/>
    <w:rsid w:val="006D10B6"/>
    <w:rsid w:val="006D202B"/>
    <w:rsid w:val="006D2AF8"/>
    <w:rsid w:val="006D2DC5"/>
    <w:rsid w:val="006D36FE"/>
    <w:rsid w:val="006D3E30"/>
    <w:rsid w:val="006D5044"/>
    <w:rsid w:val="006D5560"/>
    <w:rsid w:val="006D652F"/>
    <w:rsid w:val="006E022A"/>
    <w:rsid w:val="006E1AFD"/>
    <w:rsid w:val="006E5631"/>
    <w:rsid w:val="006E5A39"/>
    <w:rsid w:val="006E64EE"/>
    <w:rsid w:val="006E708D"/>
    <w:rsid w:val="006F015A"/>
    <w:rsid w:val="006F204D"/>
    <w:rsid w:val="006F2AB4"/>
    <w:rsid w:val="006F32C0"/>
    <w:rsid w:val="006F3A68"/>
    <w:rsid w:val="006F3CFA"/>
    <w:rsid w:val="006F4041"/>
    <w:rsid w:val="006F5521"/>
    <w:rsid w:val="006F594C"/>
    <w:rsid w:val="007006ED"/>
    <w:rsid w:val="00700AE5"/>
    <w:rsid w:val="00700E33"/>
    <w:rsid w:val="007012EB"/>
    <w:rsid w:val="0070178C"/>
    <w:rsid w:val="007022A4"/>
    <w:rsid w:val="00702A46"/>
    <w:rsid w:val="00702D37"/>
    <w:rsid w:val="00703985"/>
    <w:rsid w:val="0070401C"/>
    <w:rsid w:val="00705621"/>
    <w:rsid w:val="0070654E"/>
    <w:rsid w:val="007069ED"/>
    <w:rsid w:val="00706FA5"/>
    <w:rsid w:val="007072C2"/>
    <w:rsid w:val="00707587"/>
    <w:rsid w:val="00707870"/>
    <w:rsid w:val="00707A83"/>
    <w:rsid w:val="007106EA"/>
    <w:rsid w:val="00710AD3"/>
    <w:rsid w:val="0071172D"/>
    <w:rsid w:val="00713508"/>
    <w:rsid w:val="00713521"/>
    <w:rsid w:val="00715BFB"/>
    <w:rsid w:val="00715CB5"/>
    <w:rsid w:val="00717DF7"/>
    <w:rsid w:val="0072073A"/>
    <w:rsid w:val="00722349"/>
    <w:rsid w:val="0072317B"/>
    <w:rsid w:val="00724FB1"/>
    <w:rsid w:val="007265F5"/>
    <w:rsid w:val="007273CB"/>
    <w:rsid w:val="00727651"/>
    <w:rsid w:val="00732221"/>
    <w:rsid w:val="007327C0"/>
    <w:rsid w:val="00733BD5"/>
    <w:rsid w:val="00733D7C"/>
    <w:rsid w:val="00734ADA"/>
    <w:rsid w:val="0073510C"/>
    <w:rsid w:val="00735304"/>
    <w:rsid w:val="0073699A"/>
    <w:rsid w:val="00736BDF"/>
    <w:rsid w:val="00736C24"/>
    <w:rsid w:val="00743850"/>
    <w:rsid w:val="00744A49"/>
    <w:rsid w:val="007459DA"/>
    <w:rsid w:val="00745B51"/>
    <w:rsid w:val="00745DD2"/>
    <w:rsid w:val="00746729"/>
    <w:rsid w:val="00750BAA"/>
    <w:rsid w:val="007522DC"/>
    <w:rsid w:val="00752A22"/>
    <w:rsid w:val="0075427C"/>
    <w:rsid w:val="00754C91"/>
    <w:rsid w:val="00754DAF"/>
    <w:rsid w:val="007565C9"/>
    <w:rsid w:val="00757836"/>
    <w:rsid w:val="00757E5E"/>
    <w:rsid w:val="00757E92"/>
    <w:rsid w:val="00760B07"/>
    <w:rsid w:val="00761E61"/>
    <w:rsid w:val="0076200D"/>
    <w:rsid w:val="00762CAF"/>
    <w:rsid w:val="00762DC2"/>
    <w:rsid w:val="007653D8"/>
    <w:rsid w:val="00765575"/>
    <w:rsid w:val="00765B7C"/>
    <w:rsid w:val="0076697E"/>
    <w:rsid w:val="00767C31"/>
    <w:rsid w:val="0077010A"/>
    <w:rsid w:val="00770941"/>
    <w:rsid w:val="00770AF5"/>
    <w:rsid w:val="00771E4E"/>
    <w:rsid w:val="00772069"/>
    <w:rsid w:val="007723E7"/>
    <w:rsid w:val="007725C4"/>
    <w:rsid w:val="0077314E"/>
    <w:rsid w:val="00773C70"/>
    <w:rsid w:val="007762E6"/>
    <w:rsid w:val="007767DE"/>
    <w:rsid w:val="00776E7C"/>
    <w:rsid w:val="00776EA7"/>
    <w:rsid w:val="00777209"/>
    <w:rsid w:val="00777ECA"/>
    <w:rsid w:val="00780A22"/>
    <w:rsid w:val="0078201A"/>
    <w:rsid w:val="0078331B"/>
    <w:rsid w:val="0078356B"/>
    <w:rsid w:val="00783BFB"/>
    <w:rsid w:val="007846FE"/>
    <w:rsid w:val="00784C10"/>
    <w:rsid w:val="0078502C"/>
    <w:rsid w:val="0078691D"/>
    <w:rsid w:val="00787E36"/>
    <w:rsid w:val="00790E8A"/>
    <w:rsid w:val="00792832"/>
    <w:rsid w:val="0079296D"/>
    <w:rsid w:val="00792BBF"/>
    <w:rsid w:val="00793492"/>
    <w:rsid w:val="0079553F"/>
    <w:rsid w:val="007A066C"/>
    <w:rsid w:val="007A0C88"/>
    <w:rsid w:val="007A1836"/>
    <w:rsid w:val="007A24D4"/>
    <w:rsid w:val="007A292F"/>
    <w:rsid w:val="007A2BCC"/>
    <w:rsid w:val="007A3FE1"/>
    <w:rsid w:val="007A4F1B"/>
    <w:rsid w:val="007A57A1"/>
    <w:rsid w:val="007A7ACD"/>
    <w:rsid w:val="007A7BB0"/>
    <w:rsid w:val="007A7ECF"/>
    <w:rsid w:val="007B198E"/>
    <w:rsid w:val="007B3BE0"/>
    <w:rsid w:val="007B40F1"/>
    <w:rsid w:val="007B4107"/>
    <w:rsid w:val="007B7D0D"/>
    <w:rsid w:val="007C25E5"/>
    <w:rsid w:val="007C2733"/>
    <w:rsid w:val="007C33B1"/>
    <w:rsid w:val="007C592D"/>
    <w:rsid w:val="007C7CA0"/>
    <w:rsid w:val="007C7CF2"/>
    <w:rsid w:val="007D0A5C"/>
    <w:rsid w:val="007D2037"/>
    <w:rsid w:val="007D291D"/>
    <w:rsid w:val="007D30EB"/>
    <w:rsid w:val="007D34B1"/>
    <w:rsid w:val="007D4D7C"/>
    <w:rsid w:val="007D5B2B"/>
    <w:rsid w:val="007D64B5"/>
    <w:rsid w:val="007E08B8"/>
    <w:rsid w:val="007E0EEC"/>
    <w:rsid w:val="007E354E"/>
    <w:rsid w:val="007E3568"/>
    <w:rsid w:val="007E38BF"/>
    <w:rsid w:val="007E3D86"/>
    <w:rsid w:val="007E4249"/>
    <w:rsid w:val="007E473B"/>
    <w:rsid w:val="007E51F6"/>
    <w:rsid w:val="007E58EA"/>
    <w:rsid w:val="007E68E1"/>
    <w:rsid w:val="007E703A"/>
    <w:rsid w:val="007E76AD"/>
    <w:rsid w:val="007F03B6"/>
    <w:rsid w:val="007F28CF"/>
    <w:rsid w:val="007F56F5"/>
    <w:rsid w:val="007F574D"/>
    <w:rsid w:val="007F600B"/>
    <w:rsid w:val="007F7ACD"/>
    <w:rsid w:val="00802E27"/>
    <w:rsid w:val="008068AA"/>
    <w:rsid w:val="00806CF1"/>
    <w:rsid w:val="00807F28"/>
    <w:rsid w:val="00813F65"/>
    <w:rsid w:val="00815718"/>
    <w:rsid w:val="008177A9"/>
    <w:rsid w:val="00822E99"/>
    <w:rsid w:val="00823573"/>
    <w:rsid w:val="0082385B"/>
    <w:rsid w:val="00823B5C"/>
    <w:rsid w:val="0082408D"/>
    <w:rsid w:val="00824484"/>
    <w:rsid w:val="008252AF"/>
    <w:rsid w:val="0082589B"/>
    <w:rsid w:val="008261BC"/>
    <w:rsid w:val="00826717"/>
    <w:rsid w:val="00831FBF"/>
    <w:rsid w:val="00832ECF"/>
    <w:rsid w:val="00834525"/>
    <w:rsid w:val="00837031"/>
    <w:rsid w:val="008375DB"/>
    <w:rsid w:val="008376A0"/>
    <w:rsid w:val="0084156D"/>
    <w:rsid w:val="008415C7"/>
    <w:rsid w:val="00842C70"/>
    <w:rsid w:val="00842FD8"/>
    <w:rsid w:val="00843549"/>
    <w:rsid w:val="0084475A"/>
    <w:rsid w:val="00844CD1"/>
    <w:rsid w:val="008455D7"/>
    <w:rsid w:val="00845A93"/>
    <w:rsid w:val="008466D3"/>
    <w:rsid w:val="00846A9B"/>
    <w:rsid w:val="008474F9"/>
    <w:rsid w:val="00847FB1"/>
    <w:rsid w:val="00850729"/>
    <w:rsid w:val="00851E0A"/>
    <w:rsid w:val="008522FE"/>
    <w:rsid w:val="00852C02"/>
    <w:rsid w:val="008544B0"/>
    <w:rsid w:val="008547B1"/>
    <w:rsid w:val="0085604E"/>
    <w:rsid w:val="00857D1B"/>
    <w:rsid w:val="00860B9E"/>
    <w:rsid w:val="00862616"/>
    <w:rsid w:val="00862820"/>
    <w:rsid w:val="008634B2"/>
    <w:rsid w:val="008664B2"/>
    <w:rsid w:val="00866F18"/>
    <w:rsid w:val="00866F49"/>
    <w:rsid w:val="00870791"/>
    <w:rsid w:val="00872493"/>
    <w:rsid w:val="00872970"/>
    <w:rsid w:val="00873348"/>
    <w:rsid w:val="00874833"/>
    <w:rsid w:val="00875321"/>
    <w:rsid w:val="00875B2F"/>
    <w:rsid w:val="00876577"/>
    <w:rsid w:val="0087728A"/>
    <w:rsid w:val="008801AC"/>
    <w:rsid w:val="00883173"/>
    <w:rsid w:val="008833CF"/>
    <w:rsid w:val="00883487"/>
    <w:rsid w:val="00883C65"/>
    <w:rsid w:val="00883FAB"/>
    <w:rsid w:val="0088466B"/>
    <w:rsid w:val="00884B48"/>
    <w:rsid w:val="00884C34"/>
    <w:rsid w:val="0088707A"/>
    <w:rsid w:val="00887EEB"/>
    <w:rsid w:val="0089064E"/>
    <w:rsid w:val="008913C0"/>
    <w:rsid w:val="00891C6F"/>
    <w:rsid w:val="00891DDB"/>
    <w:rsid w:val="00892ECA"/>
    <w:rsid w:val="00893BAE"/>
    <w:rsid w:val="008957B4"/>
    <w:rsid w:val="00895B58"/>
    <w:rsid w:val="00896271"/>
    <w:rsid w:val="00896F7B"/>
    <w:rsid w:val="00897127"/>
    <w:rsid w:val="008974C7"/>
    <w:rsid w:val="00897E1E"/>
    <w:rsid w:val="008A043C"/>
    <w:rsid w:val="008A103A"/>
    <w:rsid w:val="008A2166"/>
    <w:rsid w:val="008A27BD"/>
    <w:rsid w:val="008A29E2"/>
    <w:rsid w:val="008A2B80"/>
    <w:rsid w:val="008A3689"/>
    <w:rsid w:val="008A3716"/>
    <w:rsid w:val="008A398D"/>
    <w:rsid w:val="008A3FF9"/>
    <w:rsid w:val="008A4E4F"/>
    <w:rsid w:val="008A7DC9"/>
    <w:rsid w:val="008B038C"/>
    <w:rsid w:val="008B3A7B"/>
    <w:rsid w:val="008B3ABD"/>
    <w:rsid w:val="008B5D09"/>
    <w:rsid w:val="008B68FA"/>
    <w:rsid w:val="008B6E1A"/>
    <w:rsid w:val="008B77AA"/>
    <w:rsid w:val="008C1D8C"/>
    <w:rsid w:val="008C2473"/>
    <w:rsid w:val="008C3540"/>
    <w:rsid w:val="008C38D1"/>
    <w:rsid w:val="008C3E51"/>
    <w:rsid w:val="008C41BC"/>
    <w:rsid w:val="008C5599"/>
    <w:rsid w:val="008C7658"/>
    <w:rsid w:val="008C7FDE"/>
    <w:rsid w:val="008D0448"/>
    <w:rsid w:val="008D0B03"/>
    <w:rsid w:val="008D191D"/>
    <w:rsid w:val="008D3478"/>
    <w:rsid w:val="008D36E4"/>
    <w:rsid w:val="008D42DC"/>
    <w:rsid w:val="008D7EAA"/>
    <w:rsid w:val="008E0F37"/>
    <w:rsid w:val="008E1F6A"/>
    <w:rsid w:val="008E260B"/>
    <w:rsid w:val="008E5290"/>
    <w:rsid w:val="008E5341"/>
    <w:rsid w:val="008E577A"/>
    <w:rsid w:val="008E5C93"/>
    <w:rsid w:val="008E6FDF"/>
    <w:rsid w:val="008F0744"/>
    <w:rsid w:val="008F12D0"/>
    <w:rsid w:val="008F242F"/>
    <w:rsid w:val="008F252F"/>
    <w:rsid w:val="008F2B63"/>
    <w:rsid w:val="008F3E02"/>
    <w:rsid w:val="008F3E0D"/>
    <w:rsid w:val="008F411E"/>
    <w:rsid w:val="008F4A16"/>
    <w:rsid w:val="008F5465"/>
    <w:rsid w:val="008F577F"/>
    <w:rsid w:val="008F6005"/>
    <w:rsid w:val="008F6506"/>
    <w:rsid w:val="008F68AF"/>
    <w:rsid w:val="008F7D99"/>
    <w:rsid w:val="0090030F"/>
    <w:rsid w:val="00900AC0"/>
    <w:rsid w:val="00900F54"/>
    <w:rsid w:val="0090297A"/>
    <w:rsid w:val="00902D0E"/>
    <w:rsid w:val="00905D8F"/>
    <w:rsid w:val="00905EC4"/>
    <w:rsid w:val="00907568"/>
    <w:rsid w:val="00907838"/>
    <w:rsid w:val="00907999"/>
    <w:rsid w:val="00910482"/>
    <w:rsid w:val="009114AD"/>
    <w:rsid w:val="009125E6"/>
    <w:rsid w:val="009134BE"/>
    <w:rsid w:val="0091425D"/>
    <w:rsid w:val="0091494A"/>
    <w:rsid w:val="00914D35"/>
    <w:rsid w:val="0091534D"/>
    <w:rsid w:val="00916C69"/>
    <w:rsid w:val="0091722F"/>
    <w:rsid w:val="00917470"/>
    <w:rsid w:val="00917937"/>
    <w:rsid w:val="00920A17"/>
    <w:rsid w:val="00923E31"/>
    <w:rsid w:val="009246EA"/>
    <w:rsid w:val="00924890"/>
    <w:rsid w:val="00927D8D"/>
    <w:rsid w:val="00927F6B"/>
    <w:rsid w:val="00930737"/>
    <w:rsid w:val="00931BD6"/>
    <w:rsid w:val="009321B1"/>
    <w:rsid w:val="009326AD"/>
    <w:rsid w:val="00933706"/>
    <w:rsid w:val="009349AF"/>
    <w:rsid w:val="00934DDA"/>
    <w:rsid w:val="00936574"/>
    <w:rsid w:val="00941E58"/>
    <w:rsid w:val="00942A9B"/>
    <w:rsid w:val="00942D6C"/>
    <w:rsid w:val="0094530A"/>
    <w:rsid w:val="00945F00"/>
    <w:rsid w:val="00946427"/>
    <w:rsid w:val="009470EA"/>
    <w:rsid w:val="009476A5"/>
    <w:rsid w:val="00950216"/>
    <w:rsid w:val="009505E7"/>
    <w:rsid w:val="00950AE9"/>
    <w:rsid w:val="00950EF7"/>
    <w:rsid w:val="0095101B"/>
    <w:rsid w:val="009516E5"/>
    <w:rsid w:val="00952073"/>
    <w:rsid w:val="0095304C"/>
    <w:rsid w:val="0095374C"/>
    <w:rsid w:val="009554E1"/>
    <w:rsid w:val="00955DAD"/>
    <w:rsid w:val="0096252A"/>
    <w:rsid w:val="009627F4"/>
    <w:rsid w:val="00962803"/>
    <w:rsid w:val="00962B26"/>
    <w:rsid w:val="00963EAF"/>
    <w:rsid w:val="00964719"/>
    <w:rsid w:val="0096520D"/>
    <w:rsid w:val="00965B36"/>
    <w:rsid w:val="0097137F"/>
    <w:rsid w:val="0097299F"/>
    <w:rsid w:val="00972AAA"/>
    <w:rsid w:val="00972D42"/>
    <w:rsid w:val="00972F1B"/>
    <w:rsid w:val="009734C5"/>
    <w:rsid w:val="0097396E"/>
    <w:rsid w:val="00974E22"/>
    <w:rsid w:val="009801C2"/>
    <w:rsid w:val="00982959"/>
    <w:rsid w:val="00982B67"/>
    <w:rsid w:val="00983591"/>
    <w:rsid w:val="00983EDD"/>
    <w:rsid w:val="00985558"/>
    <w:rsid w:val="009855D6"/>
    <w:rsid w:val="00987794"/>
    <w:rsid w:val="009910CB"/>
    <w:rsid w:val="00991B0E"/>
    <w:rsid w:val="0099226B"/>
    <w:rsid w:val="00992F92"/>
    <w:rsid w:val="00996E83"/>
    <w:rsid w:val="009971F1"/>
    <w:rsid w:val="009A0496"/>
    <w:rsid w:val="009A0A42"/>
    <w:rsid w:val="009A1474"/>
    <w:rsid w:val="009A1AC3"/>
    <w:rsid w:val="009A1CE9"/>
    <w:rsid w:val="009A3A7D"/>
    <w:rsid w:val="009A3DEA"/>
    <w:rsid w:val="009A4860"/>
    <w:rsid w:val="009A4A18"/>
    <w:rsid w:val="009A4C80"/>
    <w:rsid w:val="009A5834"/>
    <w:rsid w:val="009A5B38"/>
    <w:rsid w:val="009A5EAF"/>
    <w:rsid w:val="009A757A"/>
    <w:rsid w:val="009B1E99"/>
    <w:rsid w:val="009B2FC2"/>
    <w:rsid w:val="009B3472"/>
    <w:rsid w:val="009B432D"/>
    <w:rsid w:val="009B75C8"/>
    <w:rsid w:val="009C0B50"/>
    <w:rsid w:val="009C12F1"/>
    <w:rsid w:val="009C1605"/>
    <w:rsid w:val="009C2E1F"/>
    <w:rsid w:val="009C3713"/>
    <w:rsid w:val="009C41A2"/>
    <w:rsid w:val="009C599A"/>
    <w:rsid w:val="009C5D8B"/>
    <w:rsid w:val="009C658A"/>
    <w:rsid w:val="009C69C9"/>
    <w:rsid w:val="009C72A6"/>
    <w:rsid w:val="009C76D4"/>
    <w:rsid w:val="009C7DF0"/>
    <w:rsid w:val="009D2604"/>
    <w:rsid w:val="009D3D6E"/>
    <w:rsid w:val="009D49E1"/>
    <w:rsid w:val="009D4B34"/>
    <w:rsid w:val="009D5A95"/>
    <w:rsid w:val="009D5E16"/>
    <w:rsid w:val="009D74B9"/>
    <w:rsid w:val="009E0B49"/>
    <w:rsid w:val="009E1073"/>
    <w:rsid w:val="009E21C5"/>
    <w:rsid w:val="009E2C31"/>
    <w:rsid w:val="009E2D09"/>
    <w:rsid w:val="009E4EFC"/>
    <w:rsid w:val="009E656D"/>
    <w:rsid w:val="009E753A"/>
    <w:rsid w:val="009E75BD"/>
    <w:rsid w:val="009E7A28"/>
    <w:rsid w:val="009F01B7"/>
    <w:rsid w:val="009F084C"/>
    <w:rsid w:val="009F19EF"/>
    <w:rsid w:val="009F3577"/>
    <w:rsid w:val="009F4580"/>
    <w:rsid w:val="009F4A8C"/>
    <w:rsid w:val="009F54FE"/>
    <w:rsid w:val="00A00CE5"/>
    <w:rsid w:val="00A00E09"/>
    <w:rsid w:val="00A0236A"/>
    <w:rsid w:val="00A03740"/>
    <w:rsid w:val="00A03AA2"/>
    <w:rsid w:val="00A047C4"/>
    <w:rsid w:val="00A04839"/>
    <w:rsid w:val="00A05C0F"/>
    <w:rsid w:val="00A068A5"/>
    <w:rsid w:val="00A069BD"/>
    <w:rsid w:val="00A106FF"/>
    <w:rsid w:val="00A11C6F"/>
    <w:rsid w:val="00A12F0D"/>
    <w:rsid w:val="00A13EEA"/>
    <w:rsid w:val="00A145AE"/>
    <w:rsid w:val="00A160B6"/>
    <w:rsid w:val="00A16CCC"/>
    <w:rsid w:val="00A20195"/>
    <w:rsid w:val="00A20240"/>
    <w:rsid w:val="00A20C93"/>
    <w:rsid w:val="00A216AC"/>
    <w:rsid w:val="00A223DA"/>
    <w:rsid w:val="00A225A9"/>
    <w:rsid w:val="00A2351F"/>
    <w:rsid w:val="00A23B38"/>
    <w:rsid w:val="00A23EAB"/>
    <w:rsid w:val="00A247FC"/>
    <w:rsid w:val="00A25354"/>
    <w:rsid w:val="00A261FB"/>
    <w:rsid w:val="00A27516"/>
    <w:rsid w:val="00A30E99"/>
    <w:rsid w:val="00A3158C"/>
    <w:rsid w:val="00A31B06"/>
    <w:rsid w:val="00A32096"/>
    <w:rsid w:val="00A32E2B"/>
    <w:rsid w:val="00A33CC5"/>
    <w:rsid w:val="00A3552F"/>
    <w:rsid w:val="00A358A6"/>
    <w:rsid w:val="00A37173"/>
    <w:rsid w:val="00A378AC"/>
    <w:rsid w:val="00A409EC"/>
    <w:rsid w:val="00A40E14"/>
    <w:rsid w:val="00A4133F"/>
    <w:rsid w:val="00A41CDF"/>
    <w:rsid w:val="00A44243"/>
    <w:rsid w:val="00A45726"/>
    <w:rsid w:val="00A4593D"/>
    <w:rsid w:val="00A465BB"/>
    <w:rsid w:val="00A46C87"/>
    <w:rsid w:val="00A474B2"/>
    <w:rsid w:val="00A5027D"/>
    <w:rsid w:val="00A5069F"/>
    <w:rsid w:val="00A51D2E"/>
    <w:rsid w:val="00A5219A"/>
    <w:rsid w:val="00A53ECF"/>
    <w:rsid w:val="00A562C6"/>
    <w:rsid w:val="00A60843"/>
    <w:rsid w:val="00A61760"/>
    <w:rsid w:val="00A624B8"/>
    <w:rsid w:val="00A63D57"/>
    <w:rsid w:val="00A65FF2"/>
    <w:rsid w:val="00A7092D"/>
    <w:rsid w:val="00A7405F"/>
    <w:rsid w:val="00A7416A"/>
    <w:rsid w:val="00A74362"/>
    <w:rsid w:val="00A74477"/>
    <w:rsid w:val="00A8066D"/>
    <w:rsid w:val="00A80942"/>
    <w:rsid w:val="00A80D7C"/>
    <w:rsid w:val="00A8115E"/>
    <w:rsid w:val="00A8123B"/>
    <w:rsid w:val="00A81CCD"/>
    <w:rsid w:val="00A850E1"/>
    <w:rsid w:val="00A85E18"/>
    <w:rsid w:val="00A86270"/>
    <w:rsid w:val="00A862C8"/>
    <w:rsid w:val="00A86ED1"/>
    <w:rsid w:val="00A87E02"/>
    <w:rsid w:val="00A87F61"/>
    <w:rsid w:val="00A925A4"/>
    <w:rsid w:val="00A92D43"/>
    <w:rsid w:val="00A95853"/>
    <w:rsid w:val="00A95A0C"/>
    <w:rsid w:val="00A960ED"/>
    <w:rsid w:val="00A96275"/>
    <w:rsid w:val="00A966A0"/>
    <w:rsid w:val="00A97679"/>
    <w:rsid w:val="00A97AA8"/>
    <w:rsid w:val="00AA28AA"/>
    <w:rsid w:val="00AA3B67"/>
    <w:rsid w:val="00AA3E33"/>
    <w:rsid w:val="00AA4935"/>
    <w:rsid w:val="00AA53D9"/>
    <w:rsid w:val="00AA555E"/>
    <w:rsid w:val="00AA5BDF"/>
    <w:rsid w:val="00AA5D63"/>
    <w:rsid w:val="00AA5E97"/>
    <w:rsid w:val="00AB00E7"/>
    <w:rsid w:val="00AB0DEA"/>
    <w:rsid w:val="00AB0F0B"/>
    <w:rsid w:val="00AB1236"/>
    <w:rsid w:val="00AB1900"/>
    <w:rsid w:val="00AB22D4"/>
    <w:rsid w:val="00AB3FC8"/>
    <w:rsid w:val="00AB58D4"/>
    <w:rsid w:val="00AC0054"/>
    <w:rsid w:val="00AC1172"/>
    <w:rsid w:val="00AC1455"/>
    <w:rsid w:val="00AC3006"/>
    <w:rsid w:val="00AC369A"/>
    <w:rsid w:val="00AC4DD1"/>
    <w:rsid w:val="00AC4E85"/>
    <w:rsid w:val="00AC50B0"/>
    <w:rsid w:val="00AC6FF6"/>
    <w:rsid w:val="00AC78B0"/>
    <w:rsid w:val="00AD0698"/>
    <w:rsid w:val="00AD0758"/>
    <w:rsid w:val="00AD0A29"/>
    <w:rsid w:val="00AD0CB3"/>
    <w:rsid w:val="00AD0E29"/>
    <w:rsid w:val="00AD1A81"/>
    <w:rsid w:val="00AD2452"/>
    <w:rsid w:val="00AD347C"/>
    <w:rsid w:val="00AD3541"/>
    <w:rsid w:val="00AD3D2D"/>
    <w:rsid w:val="00AD4ACC"/>
    <w:rsid w:val="00AD53B9"/>
    <w:rsid w:val="00AD6828"/>
    <w:rsid w:val="00AD7646"/>
    <w:rsid w:val="00AE1AB2"/>
    <w:rsid w:val="00AE34CB"/>
    <w:rsid w:val="00AE6329"/>
    <w:rsid w:val="00AE6B16"/>
    <w:rsid w:val="00AF02E1"/>
    <w:rsid w:val="00AF19FC"/>
    <w:rsid w:val="00AF20AD"/>
    <w:rsid w:val="00AF2D40"/>
    <w:rsid w:val="00AF2EAD"/>
    <w:rsid w:val="00AF4BC6"/>
    <w:rsid w:val="00AF58AC"/>
    <w:rsid w:val="00AF5997"/>
    <w:rsid w:val="00AF630C"/>
    <w:rsid w:val="00AF6510"/>
    <w:rsid w:val="00AF77A1"/>
    <w:rsid w:val="00AF7CA9"/>
    <w:rsid w:val="00B01524"/>
    <w:rsid w:val="00B032E2"/>
    <w:rsid w:val="00B04266"/>
    <w:rsid w:val="00B0472A"/>
    <w:rsid w:val="00B05162"/>
    <w:rsid w:val="00B0567F"/>
    <w:rsid w:val="00B0743E"/>
    <w:rsid w:val="00B11D04"/>
    <w:rsid w:val="00B120D9"/>
    <w:rsid w:val="00B132BF"/>
    <w:rsid w:val="00B13BE4"/>
    <w:rsid w:val="00B1484D"/>
    <w:rsid w:val="00B172A4"/>
    <w:rsid w:val="00B203F5"/>
    <w:rsid w:val="00B22744"/>
    <w:rsid w:val="00B22DEE"/>
    <w:rsid w:val="00B22F7A"/>
    <w:rsid w:val="00B23946"/>
    <w:rsid w:val="00B27634"/>
    <w:rsid w:val="00B30523"/>
    <w:rsid w:val="00B321FF"/>
    <w:rsid w:val="00B36509"/>
    <w:rsid w:val="00B365EA"/>
    <w:rsid w:val="00B3676F"/>
    <w:rsid w:val="00B375C3"/>
    <w:rsid w:val="00B4060E"/>
    <w:rsid w:val="00B41168"/>
    <w:rsid w:val="00B436EA"/>
    <w:rsid w:val="00B44355"/>
    <w:rsid w:val="00B45B2F"/>
    <w:rsid w:val="00B50E62"/>
    <w:rsid w:val="00B51335"/>
    <w:rsid w:val="00B53844"/>
    <w:rsid w:val="00B53B66"/>
    <w:rsid w:val="00B53C28"/>
    <w:rsid w:val="00B53E7D"/>
    <w:rsid w:val="00B545D3"/>
    <w:rsid w:val="00B54C0C"/>
    <w:rsid w:val="00B56EEC"/>
    <w:rsid w:val="00B57E15"/>
    <w:rsid w:val="00B60B7E"/>
    <w:rsid w:val="00B610AC"/>
    <w:rsid w:val="00B61724"/>
    <w:rsid w:val="00B61E4D"/>
    <w:rsid w:val="00B61FBD"/>
    <w:rsid w:val="00B629B2"/>
    <w:rsid w:val="00B62A04"/>
    <w:rsid w:val="00B649BA"/>
    <w:rsid w:val="00B64BC4"/>
    <w:rsid w:val="00B64C9C"/>
    <w:rsid w:val="00B64FA0"/>
    <w:rsid w:val="00B6673A"/>
    <w:rsid w:val="00B672A8"/>
    <w:rsid w:val="00B67C66"/>
    <w:rsid w:val="00B71739"/>
    <w:rsid w:val="00B724B4"/>
    <w:rsid w:val="00B72551"/>
    <w:rsid w:val="00B72F16"/>
    <w:rsid w:val="00B73C38"/>
    <w:rsid w:val="00B772DD"/>
    <w:rsid w:val="00B7773A"/>
    <w:rsid w:val="00B7797C"/>
    <w:rsid w:val="00B81296"/>
    <w:rsid w:val="00B819CA"/>
    <w:rsid w:val="00B83994"/>
    <w:rsid w:val="00B846A6"/>
    <w:rsid w:val="00B85DE3"/>
    <w:rsid w:val="00B86917"/>
    <w:rsid w:val="00B8726F"/>
    <w:rsid w:val="00B87433"/>
    <w:rsid w:val="00B90882"/>
    <w:rsid w:val="00B90ED1"/>
    <w:rsid w:val="00B91AC2"/>
    <w:rsid w:val="00B9205D"/>
    <w:rsid w:val="00B93517"/>
    <w:rsid w:val="00B937EB"/>
    <w:rsid w:val="00B96DC0"/>
    <w:rsid w:val="00B972DA"/>
    <w:rsid w:val="00B97951"/>
    <w:rsid w:val="00BA0155"/>
    <w:rsid w:val="00BA14D8"/>
    <w:rsid w:val="00BA2849"/>
    <w:rsid w:val="00BA2D3E"/>
    <w:rsid w:val="00BA39A1"/>
    <w:rsid w:val="00BA68DB"/>
    <w:rsid w:val="00BA6B28"/>
    <w:rsid w:val="00BB02F1"/>
    <w:rsid w:val="00BB046E"/>
    <w:rsid w:val="00BB0FD2"/>
    <w:rsid w:val="00BB10BB"/>
    <w:rsid w:val="00BB1641"/>
    <w:rsid w:val="00BB1E20"/>
    <w:rsid w:val="00BB1E9C"/>
    <w:rsid w:val="00BB2992"/>
    <w:rsid w:val="00BB3815"/>
    <w:rsid w:val="00BB3EE7"/>
    <w:rsid w:val="00BB52CE"/>
    <w:rsid w:val="00BB5AC2"/>
    <w:rsid w:val="00BB671A"/>
    <w:rsid w:val="00BB6E60"/>
    <w:rsid w:val="00BB7A0D"/>
    <w:rsid w:val="00BB7B90"/>
    <w:rsid w:val="00BC0CC3"/>
    <w:rsid w:val="00BC1284"/>
    <w:rsid w:val="00BC143F"/>
    <w:rsid w:val="00BC1769"/>
    <w:rsid w:val="00BC1FCE"/>
    <w:rsid w:val="00BC2C4D"/>
    <w:rsid w:val="00BC2EFE"/>
    <w:rsid w:val="00BC3E10"/>
    <w:rsid w:val="00BC3ECD"/>
    <w:rsid w:val="00BC4172"/>
    <w:rsid w:val="00BC4E92"/>
    <w:rsid w:val="00BC57B9"/>
    <w:rsid w:val="00BC59AD"/>
    <w:rsid w:val="00BD0BAC"/>
    <w:rsid w:val="00BD1155"/>
    <w:rsid w:val="00BD16BE"/>
    <w:rsid w:val="00BD3D8C"/>
    <w:rsid w:val="00BD3E93"/>
    <w:rsid w:val="00BD54AE"/>
    <w:rsid w:val="00BD7101"/>
    <w:rsid w:val="00BD73F6"/>
    <w:rsid w:val="00BD74CD"/>
    <w:rsid w:val="00BE2299"/>
    <w:rsid w:val="00BE2690"/>
    <w:rsid w:val="00BE2D08"/>
    <w:rsid w:val="00BE3D8A"/>
    <w:rsid w:val="00BE5A49"/>
    <w:rsid w:val="00BE5CC3"/>
    <w:rsid w:val="00BF0916"/>
    <w:rsid w:val="00BF42AA"/>
    <w:rsid w:val="00BF4E59"/>
    <w:rsid w:val="00BF4EAD"/>
    <w:rsid w:val="00BF5D6E"/>
    <w:rsid w:val="00BF6222"/>
    <w:rsid w:val="00BF78BB"/>
    <w:rsid w:val="00C025AC"/>
    <w:rsid w:val="00C0262F"/>
    <w:rsid w:val="00C03800"/>
    <w:rsid w:val="00C068F3"/>
    <w:rsid w:val="00C10EF5"/>
    <w:rsid w:val="00C11114"/>
    <w:rsid w:val="00C1145E"/>
    <w:rsid w:val="00C115E2"/>
    <w:rsid w:val="00C130CC"/>
    <w:rsid w:val="00C17152"/>
    <w:rsid w:val="00C17DE3"/>
    <w:rsid w:val="00C17E47"/>
    <w:rsid w:val="00C21E15"/>
    <w:rsid w:val="00C24257"/>
    <w:rsid w:val="00C2556A"/>
    <w:rsid w:val="00C25EDD"/>
    <w:rsid w:val="00C26140"/>
    <w:rsid w:val="00C2640B"/>
    <w:rsid w:val="00C26500"/>
    <w:rsid w:val="00C26519"/>
    <w:rsid w:val="00C267ED"/>
    <w:rsid w:val="00C26AAA"/>
    <w:rsid w:val="00C26B55"/>
    <w:rsid w:val="00C32182"/>
    <w:rsid w:val="00C3312E"/>
    <w:rsid w:val="00C3377B"/>
    <w:rsid w:val="00C34967"/>
    <w:rsid w:val="00C35DE6"/>
    <w:rsid w:val="00C36467"/>
    <w:rsid w:val="00C41EDB"/>
    <w:rsid w:val="00C424E9"/>
    <w:rsid w:val="00C42DF5"/>
    <w:rsid w:val="00C43847"/>
    <w:rsid w:val="00C43CDC"/>
    <w:rsid w:val="00C442F7"/>
    <w:rsid w:val="00C44B84"/>
    <w:rsid w:val="00C44BA2"/>
    <w:rsid w:val="00C45638"/>
    <w:rsid w:val="00C46C76"/>
    <w:rsid w:val="00C46D56"/>
    <w:rsid w:val="00C47BD8"/>
    <w:rsid w:val="00C510E5"/>
    <w:rsid w:val="00C5262D"/>
    <w:rsid w:val="00C52BD3"/>
    <w:rsid w:val="00C52CF6"/>
    <w:rsid w:val="00C53B3D"/>
    <w:rsid w:val="00C53CC7"/>
    <w:rsid w:val="00C53D15"/>
    <w:rsid w:val="00C54151"/>
    <w:rsid w:val="00C566E1"/>
    <w:rsid w:val="00C573D8"/>
    <w:rsid w:val="00C611EB"/>
    <w:rsid w:val="00C61768"/>
    <w:rsid w:val="00C61930"/>
    <w:rsid w:val="00C62037"/>
    <w:rsid w:val="00C62A6C"/>
    <w:rsid w:val="00C6372A"/>
    <w:rsid w:val="00C656A6"/>
    <w:rsid w:val="00C6584A"/>
    <w:rsid w:val="00C70131"/>
    <w:rsid w:val="00C706E5"/>
    <w:rsid w:val="00C710C2"/>
    <w:rsid w:val="00C7127B"/>
    <w:rsid w:val="00C7148B"/>
    <w:rsid w:val="00C71595"/>
    <w:rsid w:val="00C76BA4"/>
    <w:rsid w:val="00C76D27"/>
    <w:rsid w:val="00C772D8"/>
    <w:rsid w:val="00C77572"/>
    <w:rsid w:val="00C775AE"/>
    <w:rsid w:val="00C80E53"/>
    <w:rsid w:val="00C81148"/>
    <w:rsid w:val="00C8286F"/>
    <w:rsid w:val="00C83B6E"/>
    <w:rsid w:val="00C8542E"/>
    <w:rsid w:val="00C85663"/>
    <w:rsid w:val="00C90AE5"/>
    <w:rsid w:val="00C91E44"/>
    <w:rsid w:val="00C924EA"/>
    <w:rsid w:val="00C92C05"/>
    <w:rsid w:val="00C93274"/>
    <w:rsid w:val="00C947A6"/>
    <w:rsid w:val="00C94ACE"/>
    <w:rsid w:val="00C95352"/>
    <w:rsid w:val="00C97041"/>
    <w:rsid w:val="00CA03C9"/>
    <w:rsid w:val="00CA1006"/>
    <w:rsid w:val="00CA179C"/>
    <w:rsid w:val="00CA399A"/>
    <w:rsid w:val="00CA4269"/>
    <w:rsid w:val="00CA5958"/>
    <w:rsid w:val="00CA72ED"/>
    <w:rsid w:val="00CA7702"/>
    <w:rsid w:val="00CB0B55"/>
    <w:rsid w:val="00CB11FD"/>
    <w:rsid w:val="00CB13D9"/>
    <w:rsid w:val="00CB1994"/>
    <w:rsid w:val="00CB1E77"/>
    <w:rsid w:val="00CB1EF0"/>
    <w:rsid w:val="00CB1F1D"/>
    <w:rsid w:val="00CB2C99"/>
    <w:rsid w:val="00CB5FCB"/>
    <w:rsid w:val="00CB6449"/>
    <w:rsid w:val="00CB6BAD"/>
    <w:rsid w:val="00CB7071"/>
    <w:rsid w:val="00CB7B3C"/>
    <w:rsid w:val="00CB7CAC"/>
    <w:rsid w:val="00CC0C3E"/>
    <w:rsid w:val="00CC1185"/>
    <w:rsid w:val="00CC2C29"/>
    <w:rsid w:val="00CC366D"/>
    <w:rsid w:val="00CC4991"/>
    <w:rsid w:val="00CC57C6"/>
    <w:rsid w:val="00CC686B"/>
    <w:rsid w:val="00CC6C4D"/>
    <w:rsid w:val="00CC71B5"/>
    <w:rsid w:val="00CD0348"/>
    <w:rsid w:val="00CD0722"/>
    <w:rsid w:val="00CD16BB"/>
    <w:rsid w:val="00CD28FE"/>
    <w:rsid w:val="00CD36E5"/>
    <w:rsid w:val="00CD4557"/>
    <w:rsid w:val="00CD4CFC"/>
    <w:rsid w:val="00CD705B"/>
    <w:rsid w:val="00CD7386"/>
    <w:rsid w:val="00CE0463"/>
    <w:rsid w:val="00CE0D1C"/>
    <w:rsid w:val="00CE0F83"/>
    <w:rsid w:val="00CE2489"/>
    <w:rsid w:val="00CE4238"/>
    <w:rsid w:val="00CE4600"/>
    <w:rsid w:val="00CE4FC0"/>
    <w:rsid w:val="00CE580E"/>
    <w:rsid w:val="00CF289B"/>
    <w:rsid w:val="00CF33CC"/>
    <w:rsid w:val="00CF3DD2"/>
    <w:rsid w:val="00CF482E"/>
    <w:rsid w:val="00CF4850"/>
    <w:rsid w:val="00CF4C1C"/>
    <w:rsid w:val="00CF4D60"/>
    <w:rsid w:val="00CF4FC5"/>
    <w:rsid w:val="00CF55CD"/>
    <w:rsid w:val="00CF7193"/>
    <w:rsid w:val="00CF790E"/>
    <w:rsid w:val="00CF7CAF"/>
    <w:rsid w:val="00D005AF"/>
    <w:rsid w:val="00D00F4A"/>
    <w:rsid w:val="00D02EF3"/>
    <w:rsid w:val="00D02FC6"/>
    <w:rsid w:val="00D03DE7"/>
    <w:rsid w:val="00D04048"/>
    <w:rsid w:val="00D049E3"/>
    <w:rsid w:val="00D057D0"/>
    <w:rsid w:val="00D067F6"/>
    <w:rsid w:val="00D10113"/>
    <w:rsid w:val="00D10429"/>
    <w:rsid w:val="00D106B8"/>
    <w:rsid w:val="00D112A4"/>
    <w:rsid w:val="00D11BA6"/>
    <w:rsid w:val="00D12D02"/>
    <w:rsid w:val="00D14C9A"/>
    <w:rsid w:val="00D16B4D"/>
    <w:rsid w:val="00D220E8"/>
    <w:rsid w:val="00D224AC"/>
    <w:rsid w:val="00D22C62"/>
    <w:rsid w:val="00D23D5A"/>
    <w:rsid w:val="00D25907"/>
    <w:rsid w:val="00D2749F"/>
    <w:rsid w:val="00D31336"/>
    <w:rsid w:val="00D32D98"/>
    <w:rsid w:val="00D33ACF"/>
    <w:rsid w:val="00D34A77"/>
    <w:rsid w:val="00D3610E"/>
    <w:rsid w:val="00D36BB8"/>
    <w:rsid w:val="00D42926"/>
    <w:rsid w:val="00D42B62"/>
    <w:rsid w:val="00D432CA"/>
    <w:rsid w:val="00D432EE"/>
    <w:rsid w:val="00D43FD2"/>
    <w:rsid w:val="00D47361"/>
    <w:rsid w:val="00D5141F"/>
    <w:rsid w:val="00D54673"/>
    <w:rsid w:val="00D546C4"/>
    <w:rsid w:val="00D54AC0"/>
    <w:rsid w:val="00D55491"/>
    <w:rsid w:val="00D55A62"/>
    <w:rsid w:val="00D55D6E"/>
    <w:rsid w:val="00D55ED3"/>
    <w:rsid w:val="00D5618E"/>
    <w:rsid w:val="00D561CA"/>
    <w:rsid w:val="00D569F9"/>
    <w:rsid w:val="00D61205"/>
    <w:rsid w:val="00D61819"/>
    <w:rsid w:val="00D6210A"/>
    <w:rsid w:val="00D64424"/>
    <w:rsid w:val="00D65ED0"/>
    <w:rsid w:val="00D66D87"/>
    <w:rsid w:val="00D66E1D"/>
    <w:rsid w:val="00D66F22"/>
    <w:rsid w:val="00D67617"/>
    <w:rsid w:val="00D67B64"/>
    <w:rsid w:val="00D710A8"/>
    <w:rsid w:val="00D712AC"/>
    <w:rsid w:val="00D71AD6"/>
    <w:rsid w:val="00D723A8"/>
    <w:rsid w:val="00D72A5A"/>
    <w:rsid w:val="00D854B9"/>
    <w:rsid w:val="00D85F08"/>
    <w:rsid w:val="00D8757B"/>
    <w:rsid w:val="00D87987"/>
    <w:rsid w:val="00D91906"/>
    <w:rsid w:val="00D91FFF"/>
    <w:rsid w:val="00D93DB1"/>
    <w:rsid w:val="00D94422"/>
    <w:rsid w:val="00D95119"/>
    <w:rsid w:val="00D95756"/>
    <w:rsid w:val="00D95E1F"/>
    <w:rsid w:val="00D9674E"/>
    <w:rsid w:val="00D974AB"/>
    <w:rsid w:val="00D9753B"/>
    <w:rsid w:val="00DA0DAD"/>
    <w:rsid w:val="00DA2671"/>
    <w:rsid w:val="00DA3218"/>
    <w:rsid w:val="00DA3A7B"/>
    <w:rsid w:val="00DA3B3D"/>
    <w:rsid w:val="00DA44A7"/>
    <w:rsid w:val="00DA470D"/>
    <w:rsid w:val="00DA659F"/>
    <w:rsid w:val="00DA6A15"/>
    <w:rsid w:val="00DA7C7A"/>
    <w:rsid w:val="00DB0EAF"/>
    <w:rsid w:val="00DB1964"/>
    <w:rsid w:val="00DB1EE7"/>
    <w:rsid w:val="00DB2805"/>
    <w:rsid w:val="00DB408D"/>
    <w:rsid w:val="00DB5314"/>
    <w:rsid w:val="00DB5462"/>
    <w:rsid w:val="00DC1153"/>
    <w:rsid w:val="00DC187F"/>
    <w:rsid w:val="00DC1AF6"/>
    <w:rsid w:val="00DC3632"/>
    <w:rsid w:val="00DC3BA4"/>
    <w:rsid w:val="00DD0472"/>
    <w:rsid w:val="00DD0A42"/>
    <w:rsid w:val="00DD0E75"/>
    <w:rsid w:val="00DD101A"/>
    <w:rsid w:val="00DD11A9"/>
    <w:rsid w:val="00DD1250"/>
    <w:rsid w:val="00DD23C4"/>
    <w:rsid w:val="00DD474A"/>
    <w:rsid w:val="00DD5229"/>
    <w:rsid w:val="00DD522D"/>
    <w:rsid w:val="00DD5475"/>
    <w:rsid w:val="00DD5C22"/>
    <w:rsid w:val="00DD6B93"/>
    <w:rsid w:val="00DD755A"/>
    <w:rsid w:val="00DD78E7"/>
    <w:rsid w:val="00DD7B5E"/>
    <w:rsid w:val="00DE2436"/>
    <w:rsid w:val="00DE360D"/>
    <w:rsid w:val="00DE3913"/>
    <w:rsid w:val="00DE3BFB"/>
    <w:rsid w:val="00DE3DCA"/>
    <w:rsid w:val="00DE418A"/>
    <w:rsid w:val="00DE4462"/>
    <w:rsid w:val="00DE4822"/>
    <w:rsid w:val="00DE492C"/>
    <w:rsid w:val="00DE4B36"/>
    <w:rsid w:val="00DE5EFF"/>
    <w:rsid w:val="00DE634C"/>
    <w:rsid w:val="00DE67AB"/>
    <w:rsid w:val="00DE78D1"/>
    <w:rsid w:val="00DF057A"/>
    <w:rsid w:val="00DF0A38"/>
    <w:rsid w:val="00DF2C98"/>
    <w:rsid w:val="00DF3BD4"/>
    <w:rsid w:val="00DF46C9"/>
    <w:rsid w:val="00DF6495"/>
    <w:rsid w:val="00DF64D8"/>
    <w:rsid w:val="00DF6A79"/>
    <w:rsid w:val="00E018D7"/>
    <w:rsid w:val="00E01DE3"/>
    <w:rsid w:val="00E03647"/>
    <w:rsid w:val="00E0460B"/>
    <w:rsid w:val="00E049CC"/>
    <w:rsid w:val="00E051F0"/>
    <w:rsid w:val="00E062E1"/>
    <w:rsid w:val="00E069E2"/>
    <w:rsid w:val="00E109C8"/>
    <w:rsid w:val="00E10BB9"/>
    <w:rsid w:val="00E10FD6"/>
    <w:rsid w:val="00E128F4"/>
    <w:rsid w:val="00E12C04"/>
    <w:rsid w:val="00E12E0F"/>
    <w:rsid w:val="00E14493"/>
    <w:rsid w:val="00E149AC"/>
    <w:rsid w:val="00E15176"/>
    <w:rsid w:val="00E16846"/>
    <w:rsid w:val="00E171AD"/>
    <w:rsid w:val="00E17894"/>
    <w:rsid w:val="00E17EF4"/>
    <w:rsid w:val="00E2072D"/>
    <w:rsid w:val="00E2089A"/>
    <w:rsid w:val="00E211DC"/>
    <w:rsid w:val="00E237C6"/>
    <w:rsid w:val="00E25033"/>
    <w:rsid w:val="00E267B8"/>
    <w:rsid w:val="00E26C06"/>
    <w:rsid w:val="00E278E7"/>
    <w:rsid w:val="00E306F2"/>
    <w:rsid w:val="00E30881"/>
    <w:rsid w:val="00E317E9"/>
    <w:rsid w:val="00E358E0"/>
    <w:rsid w:val="00E36232"/>
    <w:rsid w:val="00E40484"/>
    <w:rsid w:val="00E40B35"/>
    <w:rsid w:val="00E410C5"/>
    <w:rsid w:val="00E416D6"/>
    <w:rsid w:val="00E41BED"/>
    <w:rsid w:val="00E42C1C"/>
    <w:rsid w:val="00E42E89"/>
    <w:rsid w:val="00E45355"/>
    <w:rsid w:val="00E454E8"/>
    <w:rsid w:val="00E45FB2"/>
    <w:rsid w:val="00E47E70"/>
    <w:rsid w:val="00E47F73"/>
    <w:rsid w:val="00E50396"/>
    <w:rsid w:val="00E507E0"/>
    <w:rsid w:val="00E51C6F"/>
    <w:rsid w:val="00E52C71"/>
    <w:rsid w:val="00E52C99"/>
    <w:rsid w:val="00E53048"/>
    <w:rsid w:val="00E63C4C"/>
    <w:rsid w:val="00E64C4B"/>
    <w:rsid w:val="00E65D8A"/>
    <w:rsid w:val="00E66829"/>
    <w:rsid w:val="00E71C59"/>
    <w:rsid w:val="00E72608"/>
    <w:rsid w:val="00E73900"/>
    <w:rsid w:val="00E73EB1"/>
    <w:rsid w:val="00E742F8"/>
    <w:rsid w:val="00E74DA5"/>
    <w:rsid w:val="00E75FD7"/>
    <w:rsid w:val="00E761C0"/>
    <w:rsid w:val="00E76768"/>
    <w:rsid w:val="00E779E9"/>
    <w:rsid w:val="00E8023B"/>
    <w:rsid w:val="00E80CA8"/>
    <w:rsid w:val="00E80EB2"/>
    <w:rsid w:val="00E81F6D"/>
    <w:rsid w:val="00E862DC"/>
    <w:rsid w:val="00E87861"/>
    <w:rsid w:val="00E87FCE"/>
    <w:rsid w:val="00E90444"/>
    <w:rsid w:val="00E90A82"/>
    <w:rsid w:val="00E90F99"/>
    <w:rsid w:val="00E91378"/>
    <w:rsid w:val="00E91838"/>
    <w:rsid w:val="00E91952"/>
    <w:rsid w:val="00E91B5E"/>
    <w:rsid w:val="00E936BE"/>
    <w:rsid w:val="00E93EEE"/>
    <w:rsid w:val="00E95C55"/>
    <w:rsid w:val="00E971FC"/>
    <w:rsid w:val="00E975E3"/>
    <w:rsid w:val="00E97629"/>
    <w:rsid w:val="00EA0453"/>
    <w:rsid w:val="00EA1B27"/>
    <w:rsid w:val="00EA1CB1"/>
    <w:rsid w:val="00EA26FE"/>
    <w:rsid w:val="00EA2823"/>
    <w:rsid w:val="00EA3835"/>
    <w:rsid w:val="00EA3AFB"/>
    <w:rsid w:val="00EA5D10"/>
    <w:rsid w:val="00EA6A89"/>
    <w:rsid w:val="00EB0ACC"/>
    <w:rsid w:val="00EB1922"/>
    <w:rsid w:val="00EB1CC7"/>
    <w:rsid w:val="00EB24AE"/>
    <w:rsid w:val="00EB30A2"/>
    <w:rsid w:val="00EB3B6A"/>
    <w:rsid w:val="00EB45A1"/>
    <w:rsid w:val="00EB4E6B"/>
    <w:rsid w:val="00EB56E2"/>
    <w:rsid w:val="00EB5AAC"/>
    <w:rsid w:val="00EC062B"/>
    <w:rsid w:val="00EC1D6C"/>
    <w:rsid w:val="00EC2500"/>
    <w:rsid w:val="00EC3346"/>
    <w:rsid w:val="00EC6588"/>
    <w:rsid w:val="00EC6ABA"/>
    <w:rsid w:val="00EC773B"/>
    <w:rsid w:val="00ED02CB"/>
    <w:rsid w:val="00ED1C78"/>
    <w:rsid w:val="00ED36FF"/>
    <w:rsid w:val="00ED3859"/>
    <w:rsid w:val="00ED465F"/>
    <w:rsid w:val="00ED601F"/>
    <w:rsid w:val="00ED648C"/>
    <w:rsid w:val="00EE00C5"/>
    <w:rsid w:val="00EE363C"/>
    <w:rsid w:val="00EE3849"/>
    <w:rsid w:val="00EE3FDF"/>
    <w:rsid w:val="00EE4086"/>
    <w:rsid w:val="00EE4425"/>
    <w:rsid w:val="00EE6A5E"/>
    <w:rsid w:val="00EE6CC1"/>
    <w:rsid w:val="00EE7076"/>
    <w:rsid w:val="00EE7B8C"/>
    <w:rsid w:val="00EF02D3"/>
    <w:rsid w:val="00EF167A"/>
    <w:rsid w:val="00EF3288"/>
    <w:rsid w:val="00EF41E0"/>
    <w:rsid w:val="00EF5023"/>
    <w:rsid w:val="00EF7EC1"/>
    <w:rsid w:val="00F00611"/>
    <w:rsid w:val="00F02D1F"/>
    <w:rsid w:val="00F02F17"/>
    <w:rsid w:val="00F038CF"/>
    <w:rsid w:val="00F046C9"/>
    <w:rsid w:val="00F0704D"/>
    <w:rsid w:val="00F07E7B"/>
    <w:rsid w:val="00F10905"/>
    <w:rsid w:val="00F13086"/>
    <w:rsid w:val="00F141FF"/>
    <w:rsid w:val="00F15216"/>
    <w:rsid w:val="00F201EB"/>
    <w:rsid w:val="00F20511"/>
    <w:rsid w:val="00F207FB"/>
    <w:rsid w:val="00F20E8D"/>
    <w:rsid w:val="00F21DD3"/>
    <w:rsid w:val="00F237AC"/>
    <w:rsid w:val="00F241F4"/>
    <w:rsid w:val="00F2507D"/>
    <w:rsid w:val="00F25308"/>
    <w:rsid w:val="00F26E3F"/>
    <w:rsid w:val="00F27418"/>
    <w:rsid w:val="00F27F6D"/>
    <w:rsid w:val="00F30144"/>
    <w:rsid w:val="00F32CA9"/>
    <w:rsid w:val="00F331C0"/>
    <w:rsid w:val="00F35EF4"/>
    <w:rsid w:val="00F35F1E"/>
    <w:rsid w:val="00F423A5"/>
    <w:rsid w:val="00F42FF3"/>
    <w:rsid w:val="00F43BFA"/>
    <w:rsid w:val="00F43DA5"/>
    <w:rsid w:val="00F447E1"/>
    <w:rsid w:val="00F45281"/>
    <w:rsid w:val="00F45E2F"/>
    <w:rsid w:val="00F517AD"/>
    <w:rsid w:val="00F52005"/>
    <w:rsid w:val="00F568DF"/>
    <w:rsid w:val="00F56975"/>
    <w:rsid w:val="00F6119E"/>
    <w:rsid w:val="00F61249"/>
    <w:rsid w:val="00F63DCF"/>
    <w:rsid w:val="00F63F2B"/>
    <w:rsid w:val="00F64AD8"/>
    <w:rsid w:val="00F64D98"/>
    <w:rsid w:val="00F65454"/>
    <w:rsid w:val="00F656C0"/>
    <w:rsid w:val="00F66681"/>
    <w:rsid w:val="00F67B16"/>
    <w:rsid w:val="00F71AF1"/>
    <w:rsid w:val="00F71EAC"/>
    <w:rsid w:val="00F725C6"/>
    <w:rsid w:val="00F72E35"/>
    <w:rsid w:val="00F73C41"/>
    <w:rsid w:val="00F73D36"/>
    <w:rsid w:val="00F741B2"/>
    <w:rsid w:val="00F74352"/>
    <w:rsid w:val="00F745FC"/>
    <w:rsid w:val="00F751D5"/>
    <w:rsid w:val="00F803C5"/>
    <w:rsid w:val="00F80DDC"/>
    <w:rsid w:val="00F81088"/>
    <w:rsid w:val="00F81216"/>
    <w:rsid w:val="00F8313A"/>
    <w:rsid w:val="00F83468"/>
    <w:rsid w:val="00F8389C"/>
    <w:rsid w:val="00F83B0A"/>
    <w:rsid w:val="00F84B35"/>
    <w:rsid w:val="00F90114"/>
    <w:rsid w:val="00F90C21"/>
    <w:rsid w:val="00F90E27"/>
    <w:rsid w:val="00F913DA"/>
    <w:rsid w:val="00F919A8"/>
    <w:rsid w:val="00F92825"/>
    <w:rsid w:val="00F92F11"/>
    <w:rsid w:val="00F93574"/>
    <w:rsid w:val="00F952CB"/>
    <w:rsid w:val="00F960B5"/>
    <w:rsid w:val="00F96592"/>
    <w:rsid w:val="00F9744A"/>
    <w:rsid w:val="00F97E0A"/>
    <w:rsid w:val="00FA138B"/>
    <w:rsid w:val="00FA19FE"/>
    <w:rsid w:val="00FA2C76"/>
    <w:rsid w:val="00FA32B6"/>
    <w:rsid w:val="00FA37EE"/>
    <w:rsid w:val="00FA3DF6"/>
    <w:rsid w:val="00FA503F"/>
    <w:rsid w:val="00FA5411"/>
    <w:rsid w:val="00FA5777"/>
    <w:rsid w:val="00FB06CA"/>
    <w:rsid w:val="00FB0E87"/>
    <w:rsid w:val="00FB1245"/>
    <w:rsid w:val="00FB13DB"/>
    <w:rsid w:val="00FB164E"/>
    <w:rsid w:val="00FB1E43"/>
    <w:rsid w:val="00FB2555"/>
    <w:rsid w:val="00FB255D"/>
    <w:rsid w:val="00FB26C1"/>
    <w:rsid w:val="00FB2DF6"/>
    <w:rsid w:val="00FB449C"/>
    <w:rsid w:val="00FB4830"/>
    <w:rsid w:val="00FB5614"/>
    <w:rsid w:val="00FB5DD1"/>
    <w:rsid w:val="00FB6011"/>
    <w:rsid w:val="00FB6410"/>
    <w:rsid w:val="00FB7720"/>
    <w:rsid w:val="00FC0263"/>
    <w:rsid w:val="00FC04BA"/>
    <w:rsid w:val="00FC22BA"/>
    <w:rsid w:val="00FC492F"/>
    <w:rsid w:val="00FC4DD8"/>
    <w:rsid w:val="00FC6118"/>
    <w:rsid w:val="00FC7B84"/>
    <w:rsid w:val="00FC7DF1"/>
    <w:rsid w:val="00FD4549"/>
    <w:rsid w:val="00FD55B6"/>
    <w:rsid w:val="00FD6C6C"/>
    <w:rsid w:val="00FD6CF3"/>
    <w:rsid w:val="00FE201D"/>
    <w:rsid w:val="00FE336E"/>
    <w:rsid w:val="00FE3BEC"/>
    <w:rsid w:val="00FE5447"/>
    <w:rsid w:val="00FE612D"/>
    <w:rsid w:val="00FE6CC1"/>
    <w:rsid w:val="00FE78D3"/>
    <w:rsid w:val="00FF2D34"/>
    <w:rsid w:val="00FF3194"/>
    <w:rsid w:val="00FF3425"/>
    <w:rsid w:val="00FF3B3E"/>
    <w:rsid w:val="00FF4591"/>
    <w:rsid w:val="00FF4AFC"/>
    <w:rsid w:val="00FF633D"/>
    <w:rsid w:val="00FF6369"/>
    <w:rsid w:val="00FF665F"/>
    <w:rsid w:val="00FF68B5"/>
    <w:rsid w:val="01594E23"/>
    <w:rsid w:val="01816533"/>
    <w:rsid w:val="0199142D"/>
    <w:rsid w:val="020D730C"/>
    <w:rsid w:val="02406163"/>
    <w:rsid w:val="026D6F13"/>
    <w:rsid w:val="02916D20"/>
    <w:rsid w:val="04C412A5"/>
    <w:rsid w:val="056100BA"/>
    <w:rsid w:val="058D00BB"/>
    <w:rsid w:val="059B4E40"/>
    <w:rsid w:val="065453BB"/>
    <w:rsid w:val="066C19EA"/>
    <w:rsid w:val="08337083"/>
    <w:rsid w:val="086F636F"/>
    <w:rsid w:val="08A2665A"/>
    <w:rsid w:val="08AB6853"/>
    <w:rsid w:val="094C55D1"/>
    <w:rsid w:val="09E34724"/>
    <w:rsid w:val="0D55391B"/>
    <w:rsid w:val="0D697CA8"/>
    <w:rsid w:val="0D93266A"/>
    <w:rsid w:val="0E4856BE"/>
    <w:rsid w:val="0E891C66"/>
    <w:rsid w:val="0EB672B2"/>
    <w:rsid w:val="0F231E64"/>
    <w:rsid w:val="0FB411F1"/>
    <w:rsid w:val="116464B5"/>
    <w:rsid w:val="119E6CF5"/>
    <w:rsid w:val="12C7247D"/>
    <w:rsid w:val="12C80001"/>
    <w:rsid w:val="14B25C91"/>
    <w:rsid w:val="1614577D"/>
    <w:rsid w:val="1669407D"/>
    <w:rsid w:val="16AC1E2C"/>
    <w:rsid w:val="16B38450"/>
    <w:rsid w:val="16E27BE4"/>
    <w:rsid w:val="16E3683C"/>
    <w:rsid w:val="170C4350"/>
    <w:rsid w:val="178C3E52"/>
    <w:rsid w:val="17BD4493"/>
    <w:rsid w:val="180E5D05"/>
    <w:rsid w:val="18270379"/>
    <w:rsid w:val="196A5FC1"/>
    <w:rsid w:val="19895CF9"/>
    <w:rsid w:val="19DA4D91"/>
    <w:rsid w:val="1B1250F8"/>
    <w:rsid w:val="1B6E39CC"/>
    <w:rsid w:val="1B726396"/>
    <w:rsid w:val="1BE70553"/>
    <w:rsid w:val="1C567EFB"/>
    <w:rsid w:val="1C9C4315"/>
    <w:rsid w:val="1CC525C3"/>
    <w:rsid w:val="1DD261E4"/>
    <w:rsid w:val="1DFF3439"/>
    <w:rsid w:val="1E012C38"/>
    <w:rsid w:val="1EC17A3D"/>
    <w:rsid w:val="1F4E1049"/>
    <w:rsid w:val="1F5F5687"/>
    <w:rsid w:val="1F9716A4"/>
    <w:rsid w:val="203171E6"/>
    <w:rsid w:val="21A15E53"/>
    <w:rsid w:val="21B554C5"/>
    <w:rsid w:val="226E080D"/>
    <w:rsid w:val="233820AB"/>
    <w:rsid w:val="24F35FAE"/>
    <w:rsid w:val="25303C48"/>
    <w:rsid w:val="258C4EA7"/>
    <w:rsid w:val="25CD0281"/>
    <w:rsid w:val="26502343"/>
    <w:rsid w:val="26D54E7C"/>
    <w:rsid w:val="277F00C3"/>
    <w:rsid w:val="27ED0881"/>
    <w:rsid w:val="285B737A"/>
    <w:rsid w:val="29650277"/>
    <w:rsid w:val="2A591288"/>
    <w:rsid w:val="2A7A17DF"/>
    <w:rsid w:val="2B527304"/>
    <w:rsid w:val="2B67FE7C"/>
    <w:rsid w:val="2B9B759B"/>
    <w:rsid w:val="2BD70A74"/>
    <w:rsid w:val="2C5076C3"/>
    <w:rsid w:val="2DC5741E"/>
    <w:rsid w:val="2DD97B4B"/>
    <w:rsid w:val="2DF64BA7"/>
    <w:rsid w:val="2E9637FB"/>
    <w:rsid w:val="2F0C123B"/>
    <w:rsid w:val="2F1079BA"/>
    <w:rsid w:val="2FCE72E3"/>
    <w:rsid w:val="2FFFED08"/>
    <w:rsid w:val="30347E5D"/>
    <w:rsid w:val="305860D1"/>
    <w:rsid w:val="3066256A"/>
    <w:rsid w:val="30FC028C"/>
    <w:rsid w:val="313B2D9E"/>
    <w:rsid w:val="317335A3"/>
    <w:rsid w:val="31B97874"/>
    <w:rsid w:val="31F942E6"/>
    <w:rsid w:val="34855CCF"/>
    <w:rsid w:val="35A46BAE"/>
    <w:rsid w:val="36E230AB"/>
    <w:rsid w:val="370116CC"/>
    <w:rsid w:val="37FF4E9F"/>
    <w:rsid w:val="387C0BB8"/>
    <w:rsid w:val="38DB4455"/>
    <w:rsid w:val="39065299"/>
    <w:rsid w:val="39AD2144"/>
    <w:rsid w:val="39C940DD"/>
    <w:rsid w:val="39CA290F"/>
    <w:rsid w:val="3A213C93"/>
    <w:rsid w:val="3A543FB9"/>
    <w:rsid w:val="3ADE99F0"/>
    <w:rsid w:val="3B1562E4"/>
    <w:rsid w:val="3B400E0E"/>
    <w:rsid w:val="3B757E5D"/>
    <w:rsid w:val="3B9EAF8D"/>
    <w:rsid w:val="3B9F1EDC"/>
    <w:rsid w:val="3BCA658D"/>
    <w:rsid w:val="3C732A56"/>
    <w:rsid w:val="3CD704DD"/>
    <w:rsid w:val="3DCD2FF3"/>
    <w:rsid w:val="3DD73903"/>
    <w:rsid w:val="3DF2D84D"/>
    <w:rsid w:val="3E1127E3"/>
    <w:rsid w:val="3E352BC4"/>
    <w:rsid w:val="3EDB1A9A"/>
    <w:rsid w:val="3F173DB9"/>
    <w:rsid w:val="3F4D5961"/>
    <w:rsid w:val="3FF872B9"/>
    <w:rsid w:val="3FFB2BD1"/>
    <w:rsid w:val="3FFEC3C3"/>
    <w:rsid w:val="3FFFA27F"/>
    <w:rsid w:val="40A52A8A"/>
    <w:rsid w:val="40ED08DF"/>
    <w:rsid w:val="410D1572"/>
    <w:rsid w:val="417340EF"/>
    <w:rsid w:val="422D3CB3"/>
    <w:rsid w:val="428170A9"/>
    <w:rsid w:val="42D021DC"/>
    <w:rsid w:val="45D80F24"/>
    <w:rsid w:val="467F44A7"/>
    <w:rsid w:val="47FFBE5F"/>
    <w:rsid w:val="48C1727B"/>
    <w:rsid w:val="48CC2385"/>
    <w:rsid w:val="48D43D0B"/>
    <w:rsid w:val="48FB5746"/>
    <w:rsid w:val="49834C48"/>
    <w:rsid w:val="49CB743B"/>
    <w:rsid w:val="49CD2880"/>
    <w:rsid w:val="4C3D582B"/>
    <w:rsid w:val="4C6135EE"/>
    <w:rsid w:val="4CA75C22"/>
    <w:rsid w:val="4D133FCC"/>
    <w:rsid w:val="4DCFF204"/>
    <w:rsid w:val="4DF64AF0"/>
    <w:rsid w:val="4DFA1D50"/>
    <w:rsid w:val="4E611347"/>
    <w:rsid w:val="4F255CDD"/>
    <w:rsid w:val="4F434C1E"/>
    <w:rsid w:val="4F6A4ADD"/>
    <w:rsid w:val="4FA064C1"/>
    <w:rsid w:val="4FB57480"/>
    <w:rsid w:val="4FD10381"/>
    <w:rsid w:val="50A15AEC"/>
    <w:rsid w:val="50CB5D32"/>
    <w:rsid w:val="528D2C02"/>
    <w:rsid w:val="52D75FBF"/>
    <w:rsid w:val="52EF7482"/>
    <w:rsid w:val="52F477ED"/>
    <w:rsid w:val="541B722E"/>
    <w:rsid w:val="54436C12"/>
    <w:rsid w:val="54F36F93"/>
    <w:rsid w:val="54FB101A"/>
    <w:rsid w:val="54FFC568"/>
    <w:rsid w:val="55222186"/>
    <w:rsid w:val="55DF49B7"/>
    <w:rsid w:val="566A1804"/>
    <w:rsid w:val="56BD2472"/>
    <w:rsid w:val="57F858C3"/>
    <w:rsid w:val="583B63D6"/>
    <w:rsid w:val="589D5CA7"/>
    <w:rsid w:val="58C81158"/>
    <w:rsid w:val="59E616C1"/>
    <w:rsid w:val="5A763CA8"/>
    <w:rsid w:val="5AFA5266"/>
    <w:rsid w:val="5B9A0F2E"/>
    <w:rsid w:val="5BD4057F"/>
    <w:rsid w:val="5BF728A1"/>
    <w:rsid w:val="5BF79522"/>
    <w:rsid w:val="5C4436C9"/>
    <w:rsid w:val="5C5A019C"/>
    <w:rsid w:val="5CAA3D0B"/>
    <w:rsid w:val="5CEC2D02"/>
    <w:rsid w:val="5D3D2C9F"/>
    <w:rsid w:val="5F2D2B99"/>
    <w:rsid w:val="5F807626"/>
    <w:rsid w:val="5F9C10A2"/>
    <w:rsid w:val="5FBEE91C"/>
    <w:rsid w:val="5FBF8DE7"/>
    <w:rsid w:val="5FDBD538"/>
    <w:rsid w:val="604A19DB"/>
    <w:rsid w:val="6062708C"/>
    <w:rsid w:val="60DE0679"/>
    <w:rsid w:val="60EB472C"/>
    <w:rsid w:val="61480C3A"/>
    <w:rsid w:val="616D48FC"/>
    <w:rsid w:val="61A80CB0"/>
    <w:rsid w:val="62133DBF"/>
    <w:rsid w:val="62F45416"/>
    <w:rsid w:val="63D17B57"/>
    <w:rsid w:val="63F20007"/>
    <w:rsid w:val="6456302D"/>
    <w:rsid w:val="647B3540"/>
    <w:rsid w:val="64B975A4"/>
    <w:rsid w:val="6570586C"/>
    <w:rsid w:val="66147C0C"/>
    <w:rsid w:val="663A7A44"/>
    <w:rsid w:val="66432D3D"/>
    <w:rsid w:val="66782BF9"/>
    <w:rsid w:val="670029FC"/>
    <w:rsid w:val="67560BC7"/>
    <w:rsid w:val="68155492"/>
    <w:rsid w:val="68203E39"/>
    <w:rsid w:val="686236F1"/>
    <w:rsid w:val="69431305"/>
    <w:rsid w:val="69FBB972"/>
    <w:rsid w:val="69FDF58D"/>
    <w:rsid w:val="6A541EFF"/>
    <w:rsid w:val="6A986C2E"/>
    <w:rsid w:val="6B7C1B03"/>
    <w:rsid w:val="6C475682"/>
    <w:rsid w:val="6C9D2216"/>
    <w:rsid w:val="6E020AA2"/>
    <w:rsid w:val="6E565AE9"/>
    <w:rsid w:val="6EBFF4B4"/>
    <w:rsid w:val="6EC1417A"/>
    <w:rsid w:val="6EDBF8E1"/>
    <w:rsid w:val="6EE561F0"/>
    <w:rsid w:val="6F9D539A"/>
    <w:rsid w:val="6FAB6244"/>
    <w:rsid w:val="6FBA31C5"/>
    <w:rsid w:val="6FEE0D68"/>
    <w:rsid w:val="6FF5DA5E"/>
    <w:rsid w:val="6FF78A0A"/>
    <w:rsid w:val="70460E5F"/>
    <w:rsid w:val="7185354B"/>
    <w:rsid w:val="71C046FF"/>
    <w:rsid w:val="71FF4910"/>
    <w:rsid w:val="720F12AA"/>
    <w:rsid w:val="72451C4A"/>
    <w:rsid w:val="72F126DE"/>
    <w:rsid w:val="73292B09"/>
    <w:rsid w:val="734F294E"/>
    <w:rsid w:val="73B80915"/>
    <w:rsid w:val="73F35178"/>
    <w:rsid w:val="73F67E26"/>
    <w:rsid w:val="73FC0907"/>
    <w:rsid w:val="748206B2"/>
    <w:rsid w:val="74B33703"/>
    <w:rsid w:val="75761242"/>
    <w:rsid w:val="75AB334C"/>
    <w:rsid w:val="75FFE34F"/>
    <w:rsid w:val="760A4BF5"/>
    <w:rsid w:val="766F3DC8"/>
    <w:rsid w:val="76743B5A"/>
    <w:rsid w:val="769D712F"/>
    <w:rsid w:val="76FF0AA0"/>
    <w:rsid w:val="779DA13E"/>
    <w:rsid w:val="77A105E2"/>
    <w:rsid w:val="77E3BC42"/>
    <w:rsid w:val="77FDFA49"/>
    <w:rsid w:val="77FF2F70"/>
    <w:rsid w:val="77FFF335"/>
    <w:rsid w:val="7874605B"/>
    <w:rsid w:val="78AD4601"/>
    <w:rsid w:val="78B31A15"/>
    <w:rsid w:val="78D11C67"/>
    <w:rsid w:val="7910368B"/>
    <w:rsid w:val="79856C06"/>
    <w:rsid w:val="79D10527"/>
    <w:rsid w:val="79D47899"/>
    <w:rsid w:val="79FB65FF"/>
    <w:rsid w:val="7A2413B0"/>
    <w:rsid w:val="7AF344A7"/>
    <w:rsid w:val="7B5F0E73"/>
    <w:rsid w:val="7B6172F4"/>
    <w:rsid w:val="7B735D15"/>
    <w:rsid w:val="7BDE388A"/>
    <w:rsid w:val="7BE62B86"/>
    <w:rsid w:val="7BE86FD9"/>
    <w:rsid w:val="7BFC9AB9"/>
    <w:rsid w:val="7C055284"/>
    <w:rsid w:val="7CAB1466"/>
    <w:rsid w:val="7CED13ED"/>
    <w:rsid w:val="7D6CA780"/>
    <w:rsid w:val="7DBF64FF"/>
    <w:rsid w:val="7DFFAD3C"/>
    <w:rsid w:val="7E0A2CE6"/>
    <w:rsid w:val="7E8C2972"/>
    <w:rsid w:val="7EEF6E36"/>
    <w:rsid w:val="7EF5F7E4"/>
    <w:rsid w:val="7F53C97F"/>
    <w:rsid w:val="7F550067"/>
    <w:rsid w:val="7FAD311D"/>
    <w:rsid w:val="7FCDC3FA"/>
    <w:rsid w:val="7FD84BF5"/>
    <w:rsid w:val="7FDC4A1D"/>
    <w:rsid w:val="7FDEE0D1"/>
    <w:rsid w:val="7FE7AC3D"/>
    <w:rsid w:val="7FEB750A"/>
    <w:rsid w:val="7FEDBE09"/>
    <w:rsid w:val="7FFD1691"/>
    <w:rsid w:val="7FFEE779"/>
    <w:rsid w:val="7FFFB787"/>
    <w:rsid w:val="85BDF211"/>
    <w:rsid w:val="8DF7358A"/>
    <w:rsid w:val="9BE75038"/>
    <w:rsid w:val="9D7CDABE"/>
    <w:rsid w:val="9DEE0180"/>
    <w:rsid w:val="AB55E43B"/>
    <w:rsid w:val="AFFE7193"/>
    <w:rsid w:val="B2CE8E66"/>
    <w:rsid w:val="B4FD4B93"/>
    <w:rsid w:val="B735C612"/>
    <w:rsid w:val="B8BF8049"/>
    <w:rsid w:val="BABF5754"/>
    <w:rsid w:val="BBBF3AE3"/>
    <w:rsid w:val="BBE7DE7D"/>
    <w:rsid w:val="BD6F95DC"/>
    <w:rsid w:val="BDE8DC5D"/>
    <w:rsid w:val="BF7FB41A"/>
    <w:rsid w:val="BFB8AE21"/>
    <w:rsid w:val="BFD15F76"/>
    <w:rsid w:val="BFD525D2"/>
    <w:rsid w:val="BFDBBE58"/>
    <w:rsid w:val="BFF66B9B"/>
    <w:rsid w:val="BFFF4366"/>
    <w:rsid w:val="C7BF6554"/>
    <w:rsid w:val="CAFFB7B4"/>
    <w:rsid w:val="CE7F0717"/>
    <w:rsid w:val="D3DB5FCD"/>
    <w:rsid w:val="D5FFBE31"/>
    <w:rsid w:val="DA8E8AB5"/>
    <w:rsid w:val="DADC3682"/>
    <w:rsid w:val="DAFF9339"/>
    <w:rsid w:val="DB9E4423"/>
    <w:rsid w:val="DCDF6EB3"/>
    <w:rsid w:val="DD1D9A71"/>
    <w:rsid w:val="DDB7057F"/>
    <w:rsid w:val="DDBB0121"/>
    <w:rsid w:val="DDFE040C"/>
    <w:rsid w:val="DE5F037F"/>
    <w:rsid w:val="E7DE0AE3"/>
    <w:rsid w:val="ED7F8029"/>
    <w:rsid w:val="EDFD4859"/>
    <w:rsid w:val="EF7DFF28"/>
    <w:rsid w:val="F692723C"/>
    <w:rsid w:val="F6FF037F"/>
    <w:rsid w:val="F6FF4489"/>
    <w:rsid w:val="F792FEE1"/>
    <w:rsid w:val="F7EE31D0"/>
    <w:rsid w:val="F999C36F"/>
    <w:rsid w:val="FAFE73BF"/>
    <w:rsid w:val="FBDC6D04"/>
    <w:rsid w:val="FBE06761"/>
    <w:rsid w:val="FBFB85F4"/>
    <w:rsid w:val="FBFFA885"/>
    <w:rsid w:val="FCBF3CA2"/>
    <w:rsid w:val="FCD924A6"/>
    <w:rsid w:val="FD5B361C"/>
    <w:rsid w:val="FD7AE016"/>
    <w:rsid w:val="FDB6D1EE"/>
    <w:rsid w:val="FDFCEA31"/>
    <w:rsid w:val="FE77C76B"/>
    <w:rsid w:val="FEFFB78F"/>
    <w:rsid w:val="FEFFE02D"/>
    <w:rsid w:val="FF6BDEA6"/>
    <w:rsid w:val="FF6BE5C3"/>
    <w:rsid w:val="FF6CE16E"/>
    <w:rsid w:val="FF8F68AB"/>
    <w:rsid w:val="FFBCAEF3"/>
    <w:rsid w:val="FFBEBECC"/>
    <w:rsid w:val="FFBEDB2C"/>
    <w:rsid w:val="FFF7B57A"/>
    <w:rsid w:val="FFFED2A4"/>
    <w:rsid w:val="FFFFD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0" w:semiHidden="0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Calibri" w:hAnsi="Calibri" w:eastAsia="宋体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90"/>
    <w:qFormat/>
    <w:uiPriority w:val="0"/>
    <w:pPr>
      <w:outlineLvl w:val="0"/>
    </w:pPr>
    <w:rPr>
      <w:rFonts w:ascii="黑体" w:hAnsi="黑体" w:eastAsia="黑体"/>
      <w:sz w:val="32"/>
      <w:szCs w:val="32"/>
    </w:rPr>
  </w:style>
  <w:style w:type="paragraph" w:styleId="3">
    <w:name w:val="heading 2"/>
    <w:basedOn w:val="1"/>
    <w:next w:val="1"/>
    <w:link w:val="87"/>
    <w:qFormat/>
    <w:uiPriority w:val="0"/>
    <w:pPr>
      <w:spacing w:before="36"/>
      <w:ind w:left="140" w:firstLine="480"/>
      <w:outlineLvl w:val="1"/>
    </w:pPr>
    <w:rPr>
      <w:rFonts w:ascii="宋体" w:hAnsi="宋体"/>
      <w:sz w:val="24"/>
      <w:szCs w:val="24"/>
    </w:rPr>
  </w:style>
  <w:style w:type="paragraph" w:styleId="4">
    <w:name w:val="heading 3"/>
    <w:basedOn w:val="1"/>
    <w:next w:val="1"/>
    <w:link w:val="6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62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63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64"/>
    <w:qFormat/>
    <w:uiPriority w:val="0"/>
    <w:pPr>
      <w:keepNext/>
      <w:keepLines/>
      <w:spacing w:before="240" w:after="64" w:line="320" w:lineRule="auto"/>
      <w:ind w:left="1152" w:hanging="1152"/>
      <w:jc w:val="both"/>
      <w:outlineLvl w:val="5"/>
    </w:pPr>
    <w:rPr>
      <w:rFonts w:ascii="Arial" w:hAnsi="Arial"/>
      <w:b/>
      <w:kern w:val="2"/>
      <w:sz w:val="24"/>
      <w:szCs w:val="20"/>
    </w:rPr>
  </w:style>
  <w:style w:type="paragraph" w:styleId="8">
    <w:name w:val="heading 7"/>
    <w:basedOn w:val="1"/>
    <w:next w:val="1"/>
    <w:link w:val="65"/>
    <w:qFormat/>
    <w:uiPriority w:val="0"/>
    <w:pPr>
      <w:keepNext/>
      <w:keepLines/>
      <w:spacing w:before="240" w:after="64" w:line="320" w:lineRule="auto"/>
      <w:ind w:left="1296" w:hanging="1296"/>
      <w:jc w:val="both"/>
      <w:outlineLvl w:val="6"/>
    </w:pPr>
    <w:rPr>
      <w:rFonts w:ascii="Times New Roman" w:hAnsi="Times New Roman"/>
      <w:b/>
      <w:bCs/>
      <w:kern w:val="2"/>
      <w:sz w:val="24"/>
      <w:szCs w:val="24"/>
    </w:rPr>
  </w:style>
  <w:style w:type="paragraph" w:styleId="9">
    <w:name w:val="heading 8"/>
    <w:basedOn w:val="1"/>
    <w:next w:val="1"/>
    <w:link w:val="66"/>
    <w:qFormat/>
    <w:uiPriority w:val="0"/>
    <w:pPr>
      <w:keepNext/>
      <w:keepLines/>
      <w:spacing w:before="240" w:after="64" w:line="320" w:lineRule="auto"/>
      <w:ind w:left="1440" w:hanging="1440"/>
      <w:jc w:val="both"/>
      <w:outlineLvl w:val="7"/>
    </w:pPr>
    <w:rPr>
      <w:rFonts w:ascii="Arial" w:hAnsi="Arial" w:eastAsia="黑体"/>
      <w:kern w:val="2"/>
      <w:sz w:val="24"/>
      <w:szCs w:val="20"/>
    </w:rPr>
  </w:style>
  <w:style w:type="paragraph" w:styleId="10">
    <w:name w:val="heading 9"/>
    <w:basedOn w:val="1"/>
    <w:next w:val="1"/>
    <w:link w:val="67"/>
    <w:qFormat/>
    <w:uiPriority w:val="0"/>
    <w:pPr>
      <w:keepNext/>
      <w:keepLines/>
      <w:spacing w:before="240" w:after="64" w:line="320" w:lineRule="auto"/>
      <w:ind w:left="1584" w:hanging="1584"/>
      <w:jc w:val="both"/>
      <w:outlineLvl w:val="8"/>
    </w:pPr>
    <w:rPr>
      <w:rFonts w:ascii="Arial" w:hAnsi="Arial" w:eastAsia="黑体"/>
      <w:kern w:val="2"/>
      <w:sz w:val="21"/>
      <w:szCs w:val="20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49"/>
    <w:semiHidden/>
    <w:unhideWhenUsed/>
    <w:qFormat/>
    <w:uiPriority w:val="99"/>
    <w:rPr>
      <w:rFonts w:ascii="宋体"/>
      <w:sz w:val="18"/>
      <w:szCs w:val="18"/>
    </w:rPr>
  </w:style>
  <w:style w:type="paragraph" w:styleId="12">
    <w:name w:val="annotation text"/>
    <w:basedOn w:val="1"/>
    <w:link w:val="73"/>
    <w:unhideWhenUsed/>
    <w:qFormat/>
    <w:uiPriority w:val="0"/>
  </w:style>
  <w:style w:type="paragraph" w:styleId="13">
    <w:name w:val="Body Text"/>
    <w:basedOn w:val="1"/>
    <w:qFormat/>
    <w:uiPriority w:val="1"/>
    <w:pPr>
      <w:ind w:left="140"/>
    </w:pPr>
    <w:rPr>
      <w:rFonts w:ascii="宋体" w:hAnsi="宋体"/>
      <w:sz w:val="21"/>
      <w:szCs w:val="21"/>
    </w:rPr>
  </w:style>
  <w:style w:type="paragraph" w:styleId="14">
    <w:name w:val="toc 3"/>
    <w:basedOn w:val="1"/>
    <w:next w:val="1"/>
    <w:qFormat/>
    <w:uiPriority w:val="39"/>
    <w:pPr>
      <w:spacing w:before="37"/>
      <w:ind w:left="980"/>
    </w:pPr>
    <w:rPr>
      <w:rFonts w:ascii="宋体" w:hAnsi="宋体"/>
      <w:sz w:val="21"/>
      <w:szCs w:val="21"/>
    </w:rPr>
  </w:style>
  <w:style w:type="paragraph" w:styleId="15">
    <w:name w:val="Date"/>
    <w:basedOn w:val="1"/>
    <w:next w:val="1"/>
    <w:link w:val="72"/>
    <w:semiHidden/>
    <w:unhideWhenUsed/>
    <w:qFormat/>
    <w:uiPriority w:val="99"/>
    <w:pPr>
      <w:ind w:left="100" w:leftChars="2500"/>
    </w:pPr>
  </w:style>
  <w:style w:type="paragraph" w:styleId="16">
    <w:name w:val="Balloon Text"/>
    <w:basedOn w:val="1"/>
    <w:link w:val="34"/>
    <w:semiHidden/>
    <w:unhideWhenUsed/>
    <w:qFormat/>
    <w:uiPriority w:val="99"/>
    <w:rPr>
      <w:sz w:val="18"/>
      <w:szCs w:val="18"/>
    </w:rPr>
  </w:style>
  <w:style w:type="paragraph" w:styleId="17">
    <w:name w:val="footer"/>
    <w:basedOn w:val="1"/>
    <w:link w:val="39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37"/>
      <w:ind w:left="140"/>
    </w:pPr>
    <w:rPr>
      <w:rFonts w:ascii="宋体" w:hAnsi="宋体"/>
      <w:sz w:val="21"/>
      <w:szCs w:val="21"/>
    </w:rPr>
  </w:style>
  <w:style w:type="paragraph" w:styleId="20">
    <w:name w:val="footnote text"/>
    <w:basedOn w:val="1"/>
    <w:semiHidden/>
    <w:unhideWhenUsed/>
    <w:qFormat/>
    <w:uiPriority w:val="99"/>
    <w:pPr>
      <w:snapToGrid w:val="0"/>
    </w:pPr>
    <w:rPr>
      <w:sz w:val="18"/>
    </w:rPr>
  </w:style>
  <w:style w:type="paragraph" w:styleId="21">
    <w:name w:val="toc 2"/>
    <w:basedOn w:val="1"/>
    <w:next w:val="1"/>
    <w:qFormat/>
    <w:uiPriority w:val="39"/>
    <w:pPr>
      <w:spacing w:before="37"/>
      <w:ind w:left="560"/>
    </w:pPr>
    <w:rPr>
      <w:rFonts w:ascii="宋体" w:hAnsi="宋体"/>
      <w:sz w:val="21"/>
      <w:szCs w:val="21"/>
    </w:rPr>
  </w:style>
  <w:style w:type="paragraph" w:styleId="22">
    <w:name w:val="HTML Preformatted"/>
    <w:semiHidden/>
    <w:unhideWhenUsed/>
    <w:qFormat/>
    <w:uiPriority w:val="99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val="en-US" w:eastAsia="zh-CN" w:bidi="ar-SA"/>
    </w:rPr>
  </w:style>
  <w:style w:type="paragraph" w:styleId="23">
    <w:name w:val="Normal (Web)"/>
    <w:basedOn w:val="1"/>
    <w:unhideWhenUsed/>
    <w:qFormat/>
    <w:uiPriority w:val="99"/>
    <w:pPr>
      <w:spacing w:beforeAutospacing="1" w:afterAutospacing="1"/>
    </w:pPr>
    <w:rPr>
      <w:sz w:val="24"/>
      <w:lang w:eastAsia="zh-CN"/>
    </w:rPr>
  </w:style>
  <w:style w:type="paragraph" w:styleId="24">
    <w:name w:val="annotation subject"/>
    <w:basedOn w:val="12"/>
    <w:next w:val="12"/>
    <w:link w:val="74"/>
    <w:semiHidden/>
    <w:unhideWhenUsed/>
    <w:qFormat/>
    <w:uiPriority w:val="99"/>
    <w:rPr>
      <w:b/>
      <w:bCs/>
    </w:rPr>
  </w:style>
  <w:style w:type="table" w:styleId="26">
    <w:name w:val="Table Grid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Emphasis"/>
    <w:basedOn w:val="27"/>
    <w:qFormat/>
    <w:uiPriority w:val="20"/>
    <w:rPr>
      <w:color w:val="CC0000"/>
      <w:sz w:val="24"/>
      <w:szCs w:val="24"/>
    </w:rPr>
  </w:style>
  <w:style w:type="character" w:styleId="31">
    <w:name w:val="Hyperlink"/>
    <w:basedOn w:val="27"/>
    <w:unhideWhenUsed/>
    <w:qFormat/>
    <w:uiPriority w:val="99"/>
    <w:rPr>
      <w:color w:val="0000FF"/>
      <w:u w:val="single"/>
    </w:rPr>
  </w:style>
  <w:style w:type="character" w:styleId="32">
    <w:name w:val="annotation reference"/>
    <w:basedOn w:val="27"/>
    <w:unhideWhenUsed/>
    <w:qFormat/>
    <w:uiPriority w:val="0"/>
    <w:rPr>
      <w:sz w:val="21"/>
      <w:szCs w:val="21"/>
    </w:rPr>
  </w:style>
  <w:style w:type="character" w:styleId="33">
    <w:name w:val="footnote reference"/>
    <w:basedOn w:val="27"/>
    <w:semiHidden/>
    <w:unhideWhenUsed/>
    <w:qFormat/>
    <w:uiPriority w:val="99"/>
    <w:rPr>
      <w:vertAlign w:val="superscript"/>
    </w:rPr>
  </w:style>
  <w:style w:type="character" w:customStyle="1" w:styleId="34">
    <w:name w:val="批注框文本 Char"/>
    <w:basedOn w:val="27"/>
    <w:link w:val="16"/>
    <w:semiHidden/>
    <w:qFormat/>
    <w:uiPriority w:val="99"/>
    <w:rPr>
      <w:sz w:val="18"/>
      <w:szCs w:val="18"/>
    </w:rPr>
  </w:style>
  <w:style w:type="table" w:customStyle="1" w:styleId="35">
    <w:name w:val="Table Normal1"/>
    <w:semiHidden/>
    <w:unhideWhenUsed/>
    <w:qFormat/>
    <w:uiPriority w:val="2"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6">
    <w:name w:val="List Paragraph"/>
    <w:basedOn w:val="1"/>
    <w:link w:val="59"/>
    <w:qFormat/>
    <w:uiPriority w:val="34"/>
  </w:style>
  <w:style w:type="paragraph" w:customStyle="1" w:styleId="37">
    <w:name w:val="Table Paragraph"/>
    <w:basedOn w:val="1"/>
    <w:qFormat/>
    <w:uiPriority w:val="1"/>
  </w:style>
  <w:style w:type="character" w:customStyle="1" w:styleId="38">
    <w:name w:val="页眉 Char"/>
    <w:basedOn w:val="27"/>
    <w:link w:val="18"/>
    <w:qFormat/>
    <w:uiPriority w:val="99"/>
    <w:rPr>
      <w:sz w:val="18"/>
      <w:szCs w:val="18"/>
    </w:rPr>
  </w:style>
  <w:style w:type="character" w:customStyle="1" w:styleId="39">
    <w:name w:val="页脚 Char"/>
    <w:basedOn w:val="27"/>
    <w:link w:val="17"/>
    <w:qFormat/>
    <w:uiPriority w:val="0"/>
    <w:rPr>
      <w:sz w:val="18"/>
      <w:szCs w:val="18"/>
    </w:rPr>
  </w:style>
  <w:style w:type="paragraph" w:customStyle="1" w:styleId="40">
    <w:name w:val="QB前言"/>
    <w:basedOn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黑体" w:hAnsi="Times New Roman" w:eastAsia="黑体"/>
      <w:bCs/>
      <w:kern w:val="44"/>
      <w:sz w:val="32"/>
      <w:szCs w:val="21"/>
      <w:lang w:eastAsia="zh-CN"/>
    </w:rPr>
  </w:style>
  <w:style w:type="paragraph" w:customStyle="1" w:styleId="41">
    <w:name w:val="标准正文"/>
    <w:qFormat/>
    <w:uiPriority w:val="0"/>
    <w:pPr>
      <w:widowControl w:val="0"/>
      <w:jc w:val="both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customStyle="1" w:styleId="42">
    <w:name w:val="QB标题1"/>
    <w:basedOn w:val="2"/>
    <w:link w:val="91"/>
    <w:qFormat/>
    <w:uiPriority w:val="0"/>
    <w:pPr>
      <w:keepNext/>
      <w:keepLines/>
      <w:spacing w:before="340" w:after="330" w:line="578" w:lineRule="auto"/>
      <w:ind w:left="420" w:hanging="420"/>
      <w:jc w:val="both"/>
      <w:outlineLvl w:val="2"/>
    </w:pPr>
    <w:rPr>
      <w:rFonts w:hAnsi="Times New Roman"/>
      <w:b/>
      <w:bCs/>
      <w:kern w:val="44"/>
      <w:sz w:val="28"/>
      <w:szCs w:val="21"/>
      <w:lang w:eastAsia="zh-CN"/>
    </w:rPr>
  </w:style>
  <w:style w:type="paragraph" w:customStyle="1" w:styleId="43">
    <w:name w:val="QB正文"/>
    <w:basedOn w:val="1"/>
    <w:link w:val="44"/>
    <w:qFormat/>
    <w:uiPriority w:val="0"/>
    <w:pPr>
      <w:widowControl/>
      <w:autoSpaceDE w:val="0"/>
      <w:autoSpaceDN w:val="0"/>
      <w:ind w:firstLine="200" w:firstLineChars="200"/>
      <w:jc w:val="both"/>
    </w:pPr>
    <w:rPr>
      <w:rFonts w:ascii="宋体" w:hAnsi="Times New Roman"/>
      <w:sz w:val="21"/>
      <w:szCs w:val="20"/>
      <w:lang w:eastAsia="zh-CN"/>
    </w:rPr>
  </w:style>
  <w:style w:type="character" w:customStyle="1" w:styleId="44">
    <w:name w:val="QB正文 Char"/>
    <w:link w:val="43"/>
    <w:qFormat/>
    <w:uiPriority w:val="0"/>
    <w:rPr>
      <w:rFonts w:ascii="宋体" w:hAnsi="Times New Roman" w:eastAsia="宋体" w:cs="Times New Roman"/>
      <w:sz w:val="21"/>
      <w:szCs w:val="20"/>
      <w:lang w:eastAsia="zh-CN"/>
    </w:rPr>
  </w:style>
  <w:style w:type="paragraph" w:customStyle="1" w:styleId="45">
    <w:name w:val="QB标题2"/>
    <w:basedOn w:val="3"/>
    <w:link w:val="88"/>
    <w:qFormat/>
    <w:uiPriority w:val="0"/>
    <w:pPr>
      <w:keepNext/>
      <w:keepLines/>
      <w:tabs>
        <w:tab w:val="left" w:pos="284"/>
      </w:tabs>
      <w:spacing w:before="260" w:after="260" w:line="416" w:lineRule="auto"/>
      <w:ind w:left="567" w:hanging="283"/>
      <w:jc w:val="both"/>
    </w:pPr>
    <w:rPr>
      <w:rFonts w:ascii="Times New Roman" w:hAnsi="Times New Roman" w:eastAsiaTheme="majorEastAsia"/>
      <w:b/>
      <w:bCs/>
      <w:kern w:val="2"/>
      <w:lang w:val="fi-FI" w:eastAsia="zh-CN"/>
    </w:rPr>
  </w:style>
  <w:style w:type="paragraph" w:customStyle="1" w:styleId="46">
    <w:name w:val="QB标题3"/>
    <w:basedOn w:val="45"/>
    <w:qFormat/>
    <w:uiPriority w:val="0"/>
    <w:pPr>
      <w:tabs>
        <w:tab w:val="left" w:pos="567"/>
        <w:tab w:val="left" w:pos="709"/>
      </w:tabs>
      <w:spacing w:line="415" w:lineRule="auto"/>
      <w:ind w:left="709" w:hanging="709"/>
      <w:outlineLvl w:val="2"/>
    </w:pPr>
    <w:rPr>
      <w:lang w:val="en-US"/>
    </w:rPr>
  </w:style>
  <w:style w:type="paragraph" w:customStyle="1" w:styleId="47">
    <w:name w:val="QB标题4"/>
    <w:basedOn w:val="45"/>
    <w:link w:val="76"/>
    <w:qFormat/>
    <w:uiPriority w:val="0"/>
    <w:pPr>
      <w:tabs>
        <w:tab w:val="left" w:pos="567"/>
        <w:tab w:val="left" w:pos="851"/>
      </w:tabs>
      <w:spacing w:line="415" w:lineRule="auto"/>
      <w:ind w:left="851" w:hanging="851"/>
      <w:outlineLvl w:val="3"/>
    </w:pPr>
    <w:rPr>
      <w:sz w:val="22"/>
      <w:lang w:val="en-US"/>
    </w:rPr>
  </w:style>
  <w:style w:type="paragraph" w:customStyle="1" w:styleId="48">
    <w:name w:val="TOC 标题1"/>
    <w:basedOn w:val="2"/>
    <w:next w:val="1"/>
    <w:unhideWhenUsed/>
    <w:qFormat/>
    <w:uiPriority w:val="39"/>
    <w:pPr>
      <w:keepNext/>
      <w:keepLines/>
      <w:widowControl/>
      <w:spacing w:before="480" w:line="276" w:lineRule="auto"/>
      <w:outlineLvl w:val="9"/>
    </w:pPr>
    <w:rPr>
      <w:rFonts w:ascii="Cambria" w:hAnsi="Cambria" w:eastAsia="宋体"/>
      <w:b/>
      <w:bCs/>
      <w:color w:val="365F91"/>
      <w:sz w:val="28"/>
      <w:szCs w:val="28"/>
      <w:lang w:eastAsia="zh-CN"/>
    </w:rPr>
  </w:style>
  <w:style w:type="character" w:customStyle="1" w:styleId="49">
    <w:name w:val="文档结构图 Char"/>
    <w:basedOn w:val="27"/>
    <w:link w:val="11"/>
    <w:semiHidden/>
    <w:qFormat/>
    <w:uiPriority w:val="99"/>
    <w:rPr>
      <w:rFonts w:ascii="宋体" w:eastAsia="宋体"/>
      <w:sz w:val="18"/>
      <w:szCs w:val="18"/>
    </w:rPr>
  </w:style>
  <w:style w:type="paragraph" w:customStyle="1" w:styleId="50">
    <w:name w:val="段"/>
    <w:link w:val="51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szCs w:val="22"/>
      <w:lang w:val="en-US" w:eastAsia="zh-CN" w:bidi="ar-SA"/>
    </w:rPr>
  </w:style>
  <w:style w:type="character" w:customStyle="1" w:styleId="51">
    <w:name w:val="段 Char"/>
    <w:link w:val="50"/>
    <w:qFormat/>
    <w:uiPriority w:val="0"/>
    <w:rPr>
      <w:rFonts w:ascii="宋体" w:hAnsi="Times New Roman"/>
      <w:sz w:val="21"/>
      <w:szCs w:val="22"/>
      <w:lang w:eastAsia="zh-CN" w:bidi="ar-SA"/>
    </w:rPr>
  </w:style>
  <w:style w:type="paragraph" w:customStyle="1" w:styleId="52">
    <w:name w:val="前言、引言标题"/>
    <w:next w:val="1"/>
    <w:qFormat/>
    <w:uiPriority w:val="0"/>
    <w:pPr>
      <w:numPr>
        <w:ilvl w:val="0"/>
        <w:numId w:val="1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53">
    <w:name w:val="章标题"/>
    <w:next w:val="50"/>
    <w:qFormat/>
    <w:uiPriority w:val="0"/>
    <w:pPr>
      <w:numPr>
        <w:ilvl w:val="1"/>
        <w:numId w:val="1"/>
      </w:numPr>
      <w:spacing w:beforeLines="50" w:afterLines="5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54">
    <w:name w:val="一级条标题"/>
    <w:basedOn w:val="53"/>
    <w:next w:val="50"/>
    <w:qFormat/>
    <w:uiPriority w:val="0"/>
    <w:pPr>
      <w:numPr>
        <w:ilvl w:val="2"/>
      </w:numPr>
      <w:spacing w:beforeLines="0" w:afterLines="0"/>
      <w:outlineLvl w:val="2"/>
    </w:pPr>
  </w:style>
  <w:style w:type="paragraph" w:customStyle="1" w:styleId="55">
    <w:name w:val="二级条标题"/>
    <w:basedOn w:val="54"/>
    <w:next w:val="50"/>
    <w:qFormat/>
    <w:uiPriority w:val="0"/>
    <w:pPr>
      <w:numPr>
        <w:ilvl w:val="3"/>
      </w:numPr>
      <w:outlineLvl w:val="3"/>
    </w:pPr>
  </w:style>
  <w:style w:type="paragraph" w:customStyle="1" w:styleId="56">
    <w:name w:val="三级条标题"/>
    <w:basedOn w:val="55"/>
    <w:next w:val="50"/>
    <w:link w:val="60"/>
    <w:qFormat/>
    <w:uiPriority w:val="0"/>
    <w:pPr>
      <w:numPr>
        <w:ilvl w:val="4"/>
      </w:numPr>
      <w:outlineLvl w:val="4"/>
    </w:pPr>
  </w:style>
  <w:style w:type="paragraph" w:customStyle="1" w:styleId="57">
    <w:name w:val="四级条标题"/>
    <w:basedOn w:val="56"/>
    <w:next w:val="50"/>
    <w:qFormat/>
    <w:uiPriority w:val="0"/>
    <w:pPr>
      <w:numPr>
        <w:ilvl w:val="5"/>
      </w:numPr>
      <w:outlineLvl w:val="5"/>
    </w:pPr>
  </w:style>
  <w:style w:type="paragraph" w:customStyle="1" w:styleId="58">
    <w:name w:val="五级条标题"/>
    <w:basedOn w:val="57"/>
    <w:next w:val="50"/>
    <w:qFormat/>
    <w:uiPriority w:val="0"/>
    <w:pPr>
      <w:numPr>
        <w:ilvl w:val="6"/>
      </w:numPr>
      <w:outlineLvl w:val="6"/>
    </w:pPr>
  </w:style>
  <w:style w:type="character" w:customStyle="1" w:styleId="59">
    <w:name w:val="列出段落 Char"/>
    <w:link w:val="36"/>
    <w:qFormat/>
    <w:locked/>
    <w:uiPriority w:val="34"/>
  </w:style>
  <w:style w:type="character" w:customStyle="1" w:styleId="60">
    <w:name w:val="三级条标题 Char"/>
    <w:link w:val="56"/>
    <w:qFormat/>
    <w:uiPriority w:val="0"/>
    <w:rPr>
      <w:rFonts w:ascii="黑体" w:hAnsi="Times New Roman" w:eastAsia="黑体"/>
      <w:sz w:val="21"/>
    </w:rPr>
  </w:style>
  <w:style w:type="character" w:customStyle="1" w:styleId="61">
    <w:name w:val="标题 3 Char"/>
    <w:basedOn w:val="27"/>
    <w:link w:val="4"/>
    <w:semiHidden/>
    <w:qFormat/>
    <w:uiPriority w:val="9"/>
    <w:rPr>
      <w:b/>
      <w:bCs/>
      <w:sz w:val="32"/>
      <w:szCs w:val="32"/>
      <w:lang w:eastAsia="en-US"/>
    </w:rPr>
  </w:style>
  <w:style w:type="character" w:customStyle="1" w:styleId="62">
    <w:name w:val="标题 4 Char"/>
    <w:basedOn w:val="27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  <w:lang w:eastAsia="en-US"/>
    </w:rPr>
  </w:style>
  <w:style w:type="character" w:customStyle="1" w:styleId="63">
    <w:name w:val="标题 5 Char"/>
    <w:basedOn w:val="27"/>
    <w:link w:val="6"/>
    <w:semiHidden/>
    <w:qFormat/>
    <w:uiPriority w:val="9"/>
    <w:rPr>
      <w:b/>
      <w:bCs/>
      <w:sz w:val="28"/>
      <w:szCs w:val="28"/>
      <w:lang w:eastAsia="en-US"/>
    </w:rPr>
  </w:style>
  <w:style w:type="character" w:customStyle="1" w:styleId="64">
    <w:name w:val="标题 6 Char"/>
    <w:basedOn w:val="27"/>
    <w:link w:val="7"/>
    <w:qFormat/>
    <w:uiPriority w:val="0"/>
    <w:rPr>
      <w:rFonts w:ascii="Arial" w:hAnsi="Arial"/>
      <w:b/>
      <w:kern w:val="2"/>
      <w:sz w:val="24"/>
    </w:rPr>
  </w:style>
  <w:style w:type="character" w:customStyle="1" w:styleId="65">
    <w:name w:val="标题 7 Char"/>
    <w:basedOn w:val="27"/>
    <w:link w:val="8"/>
    <w:qFormat/>
    <w:uiPriority w:val="0"/>
    <w:rPr>
      <w:rFonts w:ascii="Times New Roman" w:hAnsi="Times New Roman"/>
      <w:b/>
      <w:bCs/>
      <w:kern w:val="2"/>
      <w:sz w:val="24"/>
      <w:szCs w:val="24"/>
    </w:rPr>
  </w:style>
  <w:style w:type="character" w:customStyle="1" w:styleId="66">
    <w:name w:val="标题 8 Char"/>
    <w:basedOn w:val="27"/>
    <w:link w:val="9"/>
    <w:qFormat/>
    <w:uiPriority w:val="0"/>
    <w:rPr>
      <w:rFonts w:ascii="Arial" w:hAnsi="Arial" w:eastAsia="黑体"/>
      <w:kern w:val="2"/>
      <w:sz w:val="24"/>
    </w:rPr>
  </w:style>
  <w:style w:type="character" w:customStyle="1" w:styleId="67">
    <w:name w:val="标题 9 Char"/>
    <w:basedOn w:val="27"/>
    <w:link w:val="10"/>
    <w:qFormat/>
    <w:uiPriority w:val="0"/>
    <w:rPr>
      <w:rFonts w:ascii="Arial" w:hAnsi="Arial" w:eastAsia="黑体"/>
      <w:kern w:val="2"/>
      <w:sz w:val="21"/>
    </w:rPr>
  </w:style>
  <w:style w:type="paragraph" w:customStyle="1" w:styleId="68">
    <w:name w:val="TAH"/>
    <w:basedOn w:val="69"/>
    <w:link w:val="71"/>
    <w:qFormat/>
    <w:uiPriority w:val="0"/>
    <w:rPr>
      <w:b/>
    </w:rPr>
  </w:style>
  <w:style w:type="paragraph" w:customStyle="1" w:styleId="69">
    <w:name w:val="TAC"/>
    <w:basedOn w:val="1"/>
    <w:link w:val="70"/>
    <w:qFormat/>
    <w:uiPriority w:val="0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18"/>
      <w:szCs w:val="20"/>
      <w:lang w:val="en-GB" w:eastAsia="ko-KR"/>
    </w:rPr>
  </w:style>
  <w:style w:type="character" w:customStyle="1" w:styleId="70">
    <w:name w:val="TAC Char"/>
    <w:link w:val="69"/>
    <w:qFormat/>
    <w:uiPriority w:val="0"/>
    <w:rPr>
      <w:rFonts w:ascii="Arial" w:hAnsi="Arial"/>
      <w:sz w:val="18"/>
      <w:lang w:val="en-GB" w:eastAsia="ko-KR"/>
    </w:rPr>
  </w:style>
  <w:style w:type="character" w:customStyle="1" w:styleId="71">
    <w:name w:val="TAH Car"/>
    <w:link w:val="68"/>
    <w:qFormat/>
    <w:uiPriority w:val="0"/>
    <w:rPr>
      <w:rFonts w:ascii="Arial" w:hAnsi="Arial"/>
      <w:b/>
      <w:sz w:val="18"/>
      <w:lang w:val="en-GB" w:eastAsia="ko-KR"/>
    </w:rPr>
  </w:style>
  <w:style w:type="character" w:customStyle="1" w:styleId="72">
    <w:name w:val="日期 Char"/>
    <w:basedOn w:val="27"/>
    <w:link w:val="15"/>
    <w:semiHidden/>
    <w:qFormat/>
    <w:uiPriority w:val="99"/>
    <w:rPr>
      <w:sz w:val="22"/>
      <w:szCs w:val="22"/>
      <w:lang w:eastAsia="en-US"/>
    </w:rPr>
  </w:style>
  <w:style w:type="character" w:customStyle="1" w:styleId="73">
    <w:name w:val="批注文字 Char"/>
    <w:basedOn w:val="27"/>
    <w:link w:val="12"/>
    <w:qFormat/>
    <w:uiPriority w:val="0"/>
    <w:rPr>
      <w:sz w:val="22"/>
      <w:szCs w:val="22"/>
      <w:lang w:eastAsia="en-US"/>
    </w:rPr>
  </w:style>
  <w:style w:type="character" w:customStyle="1" w:styleId="74">
    <w:name w:val="批注主题 Char"/>
    <w:basedOn w:val="73"/>
    <w:link w:val="24"/>
    <w:semiHidden/>
    <w:qFormat/>
    <w:uiPriority w:val="99"/>
    <w:rPr>
      <w:b/>
      <w:bCs/>
      <w:sz w:val="22"/>
      <w:szCs w:val="22"/>
      <w:lang w:eastAsia="en-US"/>
    </w:rPr>
  </w:style>
  <w:style w:type="paragraph" w:customStyle="1" w:styleId="75">
    <w:name w:val="修订1"/>
    <w:hidden/>
    <w:qFormat/>
    <w:uiPriority w:val="71"/>
    <w:rPr>
      <w:rFonts w:ascii="Calibri" w:hAnsi="Calibri" w:eastAsia="宋体" w:cs="Times New Roman"/>
      <w:sz w:val="22"/>
      <w:szCs w:val="22"/>
      <w:lang w:val="en-US" w:eastAsia="en-US" w:bidi="ar-SA"/>
    </w:rPr>
  </w:style>
  <w:style w:type="character" w:customStyle="1" w:styleId="76">
    <w:name w:val="QB标题4 Char"/>
    <w:link w:val="47"/>
    <w:qFormat/>
    <w:locked/>
    <w:uiPriority w:val="0"/>
    <w:rPr>
      <w:rFonts w:ascii="Times New Roman" w:hAnsi="Times New Roman" w:eastAsiaTheme="majorEastAsia"/>
      <w:b/>
      <w:bCs/>
      <w:kern w:val="2"/>
      <w:sz w:val="22"/>
      <w:szCs w:val="24"/>
    </w:rPr>
  </w:style>
  <w:style w:type="paragraph" w:customStyle="1" w:styleId="77">
    <w:name w:val="TAN"/>
    <w:basedOn w:val="1"/>
    <w:link w:val="78"/>
    <w:qFormat/>
    <w:uiPriority w:val="0"/>
    <w:pPr>
      <w:keepNext/>
      <w:keepLines/>
      <w:widowControl/>
      <w:ind w:left="851" w:hanging="851"/>
    </w:pPr>
    <w:rPr>
      <w:rFonts w:ascii="Arial" w:hAnsi="Arial"/>
      <w:sz w:val="18"/>
      <w:szCs w:val="20"/>
      <w:lang w:val="en-GB"/>
    </w:rPr>
  </w:style>
  <w:style w:type="character" w:customStyle="1" w:styleId="78">
    <w:name w:val="TAN Char"/>
    <w:link w:val="77"/>
    <w:qFormat/>
    <w:uiPriority w:val="0"/>
    <w:rPr>
      <w:rFonts w:ascii="Arial" w:hAnsi="Arial"/>
      <w:sz w:val="18"/>
      <w:lang w:val="en-GB"/>
    </w:rPr>
  </w:style>
  <w:style w:type="paragraph" w:customStyle="1" w:styleId="79">
    <w:name w:val="TAL"/>
    <w:basedOn w:val="1"/>
    <w:link w:val="80"/>
    <w:qFormat/>
    <w:uiPriority w:val="0"/>
    <w:pPr>
      <w:keepNext/>
      <w:keepLines/>
      <w:widowControl/>
    </w:pPr>
    <w:rPr>
      <w:rFonts w:ascii="Arial" w:hAnsi="Arial"/>
      <w:sz w:val="18"/>
      <w:szCs w:val="20"/>
      <w:lang w:val="en-GB"/>
    </w:rPr>
  </w:style>
  <w:style w:type="character" w:customStyle="1" w:styleId="80">
    <w:name w:val="TAL Char"/>
    <w:link w:val="79"/>
    <w:qFormat/>
    <w:uiPriority w:val="0"/>
    <w:rPr>
      <w:rFonts w:ascii="Arial" w:hAnsi="Arial"/>
      <w:sz w:val="18"/>
      <w:lang w:val="en-GB"/>
    </w:rPr>
  </w:style>
  <w:style w:type="paragraph" w:customStyle="1" w:styleId="81">
    <w:name w:val="TH"/>
    <w:basedOn w:val="1"/>
    <w:link w:val="82"/>
    <w:qFormat/>
    <w:uiPriority w:val="0"/>
    <w:pPr>
      <w:keepNext/>
      <w:keepLines/>
      <w:widowControl/>
      <w:spacing w:before="60" w:after="180"/>
      <w:jc w:val="center"/>
    </w:pPr>
    <w:rPr>
      <w:rFonts w:ascii="Arial" w:hAnsi="Arial"/>
      <w:b/>
      <w:sz w:val="20"/>
      <w:szCs w:val="20"/>
      <w:lang w:val="en-GB"/>
    </w:rPr>
  </w:style>
  <w:style w:type="character" w:customStyle="1" w:styleId="82">
    <w:name w:val="TH Char"/>
    <w:link w:val="81"/>
    <w:qFormat/>
    <w:uiPriority w:val="0"/>
    <w:rPr>
      <w:rFonts w:ascii="Arial" w:hAnsi="Arial"/>
      <w:b/>
      <w:lang w:val="en-GB"/>
    </w:rPr>
  </w:style>
  <w:style w:type="paragraph" w:customStyle="1" w:styleId="83">
    <w:name w:val="3级"/>
    <w:basedOn w:val="4"/>
    <w:link w:val="85"/>
    <w:qFormat/>
    <w:uiPriority w:val="1"/>
    <w:rPr>
      <w:rFonts w:ascii="Times New Roman" w:hAnsi="Times New Roman"/>
      <w:sz w:val="24"/>
      <w:szCs w:val="24"/>
      <w:lang w:eastAsia="zh-CN"/>
    </w:rPr>
  </w:style>
  <w:style w:type="paragraph" w:customStyle="1" w:styleId="84">
    <w:name w:val="2级"/>
    <w:basedOn w:val="45"/>
    <w:link w:val="89"/>
    <w:qFormat/>
    <w:uiPriority w:val="1"/>
    <w:pPr>
      <w:numPr>
        <w:ilvl w:val="0"/>
        <w:numId w:val="2"/>
      </w:numPr>
    </w:pPr>
  </w:style>
  <w:style w:type="character" w:customStyle="1" w:styleId="85">
    <w:name w:val="3级 Char"/>
    <w:basedOn w:val="61"/>
    <w:link w:val="83"/>
    <w:qFormat/>
    <w:uiPriority w:val="1"/>
    <w:rPr>
      <w:rFonts w:ascii="Times New Roman" w:hAnsi="Times New Roman"/>
      <w:sz w:val="24"/>
      <w:szCs w:val="24"/>
      <w:lang w:eastAsia="en-US"/>
    </w:rPr>
  </w:style>
  <w:style w:type="paragraph" w:customStyle="1" w:styleId="86">
    <w:name w:val="1级"/>
    <w:basedOn w:val="42"/>
    <w:link w:val="92"/>
    <w:qFormat/>
    <w:uiPriority w:val="1"/>
  </w:style>
  <w:style w:type="character" w:customStyle="1" w:styleId="87">
    <w:name w:val="标题 2 Char"/>
    <w:basedOn w:val="27"/>
    <w:link w:val="3"/>
    <w:qFormat/>
    <w:uiPriority w:val="0"/>
    <w:rPr>
      <w:rFonts w:ascii="宋体" w:hAnsi="宋体"/>
      <w:sz w:val="24"/>
      <w:szCs w:val="24"/>
      <w:lang w:eastAsia="en-US"/>
    </w:rPr>
  </w:style>
  <w:style w:type="character" w:customStyle="1" w:styleId="88">
    <w:name w:val="QB标题2 Char"/>
    <w:basedOn w:val="87"/>
    <w:link w:val="45"/>
    <w:qFormat/>
    <w:uiPriority w:val="0"/>
    <w:rPr>
      <w:rFonts w:ascii="Times New Roman" w:hAnsi="Times New Roman" w:eastAsiaTheme="majorEastAsia"/>
      <w:b/>
      <w:bCs/>
      <w:kern w:val="2"/>
      <w:sz w:val="24"/>
      <w:szCs w:val="24"/>
      <w:lang w:val="fi-FI" w:eastAsia="en-US"/>
    </w:rPr>
  </w:style>
  <w:style w:type="character" w:customStyle="1" w:styleId="89">
    <w:name w:val="2级 Char"/>
    <w:basedOn w:val="88"/>
    <w:link w:val="84"/>
    <w:qFormat/>
    <w:uiPriority w:val="1"/>
    <w:rPr>
      <w:rFonts w:ascii="Times New Roman" w:hAnsi="Times New Roman" w:eastAsiaTheme="majorEastAsia"/>
      <w:kern w:val="2"/>
      <w:sz w:val="24"/>
      <w:szCs w:val="24"/>
      <w:lang w:val="fi-FI" w:eastAsia="en-US"/>
    </w:rPr>
  </w:style>
  <w:style w:type="character" w:customStyle="1" w:styleId="90">
    <w:name w:val="标题 1 Char"/>
    <w:basedOn w:val="27"/>
    <w:link w:val="2"/>
    <w:qFormat/>
    <w:uiPriority w:val="0"/>
    <w:rPr>
      <w:rFonts w:ascii="黑体" w:hAnsi="黑体" w:eastAsia="黑体"/>
      <w:sz w:val="32"/>
      <w:szCs w:val="32"/>
      <w:lang w:eastAsia="en-US"/>
    </w:rPr>
  </w:style>
  <w:style w:type="character" w:customStyle="1" w:styleId="91">
    <w:name w:val="QB标题1 Char"/>
    <w:basedOn w:val="90"/>
    <w:link w:val="42"/>
    <w:qFormat/>
    <w:uiPriority w:val="0"/>
    <w:rPr>
      <w:rFonts w:ascii="黑体" w:hAnsi="黑体" w:eastAsia="黑体"/>
      <w:b/>
      <w:bCs/>
      <w:kern w:val="44"/>
      <w:sz w:val="28"/>
      <w:szCs w:val="21"/>
      <w:lang w:eastAsia="en-US"/>
    </w:rPr>
  </w:style>
  <w:style w:type="character" w:customStyle="1" w:styleId="92">
    <w:name w:val="1级 Char"/>
    <w:basedOn w:val="91"/>
    <w:link w:val="86"/>
    <w:qFormat/>
    <w:uiPriority w:val="1"/>
    <w:rPr>
      <w:rFonts w:ascii="黑体" w:hAnsi="Times New Roman" w:eastAsia="黑体"/>
      <w:kern w:val="44"/>
      <w:sz w:val="28"/>
      <w:szCs w:val="21"/>
      <w:lang w:eastAsia="en-US"/>
    </w:rPr>
  </w:style>
  <w:style w:type="paragraph" w:customStyle="1" w:styleId="93">
    <w:name w:val="3级新"/>
    <w:basedOn w:val="83"/>
    <w:link w:val="95"/>
    <w:qFormat/>
    <w:uiPriority w:val="1"/>
  </w:style>
  <w:style w:type="paragraph" w:customStyle="1" w:styleId="94">
    <w:name w:val="标题3"/>
    <w:basedOn w:val="42"/>
    <w:link w:val="96"/>
    <w:qFormat/>
    <w:uiPriority w:val="1"/>
    <w:pPr>
      <w:ind w:left="1287"/>
    </w:pPr>
    <w:rPr>
      <w:rFonts w:asciiTheme="minorEastAsia" w:hAnsiTheme="minorEastAsia" w:eastAsiaTheme="minorEastAsia"/>
      <w:sz w:val="24"/>
      <w:szCs w:val="24"/>
    </w:rPr>
  </w:style>
  <w:style w:type="character" w:customStyle="1" w:styleId="95">
    <w:name w:val="3级新 Char"/>
    <w:basedOn w:val="85"/>
    <w:link w:val="93"/>
    <w:qFormat/>
    <w:uiPriority w:val="1"/>
    <w:rPr>
      <w:rFonts w:ascii="Times New Roman" w:hAnsi="Times New Roman"/>
      <w:sz w:val="24"/>
      <w:szCs w:val="24"/>
      <w:lang w:eastAsia="en-US"/>
    </w:rPr>
  </w:style>
  <w:style w:type="character" w:customStyle="1" w:styleId="96">
    <w:name w:val="标题3 Char"/>
    <w:basedOn w:val="91"/>
    <w:link w:val="94"/>
    <w:qFormat/>
    <w:uiPriority w:val="1"/>
    <w:rPr>
      <w:rFonts w:asciiTheme="minorEastAsia" w:hAnsiTheme="minorEastAsia" w:eastAsiaTheme="minorEastAsia"/>
      <w:kern w:val="44"/>
      <w:sz w:val="24"/>
      <w:szCs w:val="24"/>
      <w:lang w:eastAsia="en-US"/>
    </w:rPr>
  </w:style>
  <w:style w:type="character" w:customStyle="1" w:styleId="97">
    <w:name w:val="自定义正文 Char"/>
    <w:link w:val="98"/>
    <w:qFormat/>
    <w:uiPriority w:val="0"/>
    <w:rPr>
      <w:rFonts w:ascii="宋体" w:hAnsi="华文仿宋"/>
      <w:sz w:val="21"/>
    </w:rPr>
  </w:style>
  <w:style w:type="paragraph" w:customStyle="1" w:styleId="98">
    <w:name w:val="自定义正文"/>
    <w:basedOn w:val="1"/>
    <w:link w:val="97"/>
    <w:qFormat/>
    <w:uiPriority w:val="0"/>
    <w:pPr>
      <w:autoSpaceDE w:val="0"/>
      <w:autoSpaceDN w:val="0"/>
      <w:adjustRightInd w:val="0"/>
      <w:ind w:firstLine="420" w:firstLineChars="200"/>
      <w:jc w:val="both"/>
      <w:textAlignment w:val="baseline"/>
    </w:pPr>
    <w:rPr>
      <w:rFonts w:ascii="宋体" w:hAnsi="华文仿宋"/>
      <w:sz w:val="21"/>
      <w:szCs w:val="20"/>
      <w:lang w:eastAsia="zh-CN"/>
    </w:rPr>
  </w:style>
  <w:style w:type="character" w:customStyle="1" w:styleId="99">
    <w:name w:val="自定义标题三 Char"/>
    <w:link w:val="100"/>
    <w:qFormat/>
    <w:uiPriority w:val="0"/>
    <w:rPr>
      <w:rFonts w:ascii="黑体" w:hAnsi="Arial Unicode MS" w:eastAsia="黑体"/>
      <w:bCs/>
      <w:sz w:val="21"/>
      <w:szCs w:val="32"/>
      <w:lang w:eastAsia="en-US"/>
    </w:rPr>
  </w:style>
  <w:style w:type="paragraph" w:customStyle="1" w:styleId="100">
    <w:name w:val="自定义标题三"/>
    <w:basedOn w:val="4"/>
    <w:next w:val="98"/>
    <w:link w:val="99"/>
    <w:qFormat/>
    <w:uiPriority w:val="0"/>
    <w:pPr>
      <w:numPr>
        <w:ilvl w:val="2"/>
        <w:numId w:val="3"/>
      </w:numPr>
      <w:autoSpaceDE w:val="0"/>
      <w:autoSpaceDN w:val="0"/>
      <w:adjustRightInd w:val="0"/>
      <w:spacing w:line="415" w:lineRule="auto"/>
      <w:jc w:val="both"/>
      <w:textAlignment w:val="baseline"/>
    </w:pPr>
    <w:rPr>
      <w:rFonts w:ascii="黑体" w:hAnsi="Arial Unicode MS" w:eastAsia="黑体"/>
      <w:b w:val="0"/>
      <w:sz w:val="21"/>
    </w:rPr>
  </w:style>
  <w:style w:type="paragraph" w:customStyle="1" w:styleId="101">
    <w:name w:val="自定义标题四"/>
    <w:basedOn w:val="5"/>
    <w:next w:val="98"/>
    <w:link w:val="104"/>
    <w:qFormat/>
    <w:uiPriority w:val="0"/>
    <w:pPr>
      <w:numPr>
        <w:ilvl w:val="3"/>
        <w:numId w:val="3"/>
      </w:numPr>
      <w:autoSpaceDE w:val="0"/>
      <w:autoSpaceDN w:val="0"/>
      <w:adjustRightInd w:val="0"/>
      <w:spacing w:before="260" w:after="260" w:line="35" w:lineRule="auto"/>
      <w:jc w:val="both"/>
      <w:textAlignment w:val="baseline"/>
    </w:pPr>
    <w:rPr>
      <w:rFonts w:ascii="黑体" w:hAnsi="Arial Unicode MS" w:eastAsia="黑体" w:cs="Times New Roman"/>
      <w:kern w:val="2"/>
      <w:sz w:val="21"/>
    </w:rPr>
  </w:style>
  <w:style w:type="paragraph" w:customStyle="1" w:styleId="102">
    <w:name w:val="自定义标题二"/>
    <w:basedOn w:val="3"/>
    <w:next w:val="98"/>
    <w:link w:val="105"/>
    <w:qFormat/>
    <w:uiPriority w:val="0"/>
    <w:pPr>
      <w:keepNext/>
      <w:keepLines/>
      <w:numPr>
        <w:ilvl w:val="1"/>
        <w:numId w:val="3"/>
      </w:numPr>
      <w:autoSpaceDE w:val="0"/>
      <w:autoSpaceDN w:val="0"/>
      <w:adjustRightInd w:val="0"/>
      <w:spacing w:before="260" w:after="260" w:line="415" w:lineRule="auto"/>
      <w:jc w:val="both"/>
      <w:textAlignment w:val="baseline"/>
    </w:pPr>
    <w:rPr>
      <w:rFonts w:ascii="黑体" w:hAnsi="Arial Unicode MS" w:eastAsia="黑体"/>
      <w:bCs/>
      <w:sz w:val="21"/>
      <w:szCs w:val="32"/>
    </w:rPr>
  </w:style>
  <w:style w:type="paragraph" w:customStyle="1" w:styleId="103">
    <w:name w:val="自定义标题一"/>
    <w:basedOn w:val="2"/>
    <w:next w:val="98"/>
    <w:qFormat/>
    <w:uiPriority w:val="0"/>
    <w:pPr>
      <w:keepNext/>
      <w:keepLines/>
      <w:numPr>
        <w:ilvl w:val="0"/>
        <w:numId w:val="3"/>
      </w:numPr>
      <w:autoSpaceDE w:val="0"/>
      <w:autoSpaceDN w:val="0"/>
      <w:adjustRightInd w:val="0"/>
      <w:spacing w:before="340" w:after="330" w:line="578" w:lineRule="auto"/>
      <w:jc w:val="both"/>
      <w:textAlignment w:val="baseline"/>
    </w:pPr>
    <w:rPr>
      <w:rFonts w:hAnsi="Arial Unicode MS"/>
      <w:bCs/>
      <w:kern w:val="44"/>
      <w:sz w:val="21"/>
      <w:szCs w:val="44"/>
    </w:rPr>
  </w:style>
  <w:style w:type="character" w:customStyle="1" w:styleId="104">
    <w:name w:val="自定义标题四 Char"/>
    <w:link w:val="101"/>
    <w:qFormat/>
    <w:uiPriority w:val="0"/>
    <w:rPr>
      <w:rFonts w:ascii="黑体" w:hAnsi="Arial Unicode MS" w:eastAsia="黑体"/>
      <w:b/>
      <w:bCs/>
      <w:kern w:val="2"/>
      <w:sz w:val="21"/>
      <w:szCs w:val="28"/>
      <w:lang w:eastAsia="en-US"/>
    </w:rPr>
  </w:style>
  <w:style w:type="character" w:customStyle="1" w:styleId="105">
    <w:name w:val="自定义标题二 Char"/>
    <w:basedOn w:val="27"/>
    <w:link w:val="102"/>
    <w:qFormat/>
    <w:uiPriority w:val="0"/>
    <w:rPr>
      <w:rFonts w:ascii="黑体" w:hAnsi="Arial Unicode MS" w:eastAsia="黑体"/>
      <w:bCs/>
      <w:sz w:val="21"/>
      <w:szCs w:val="32"/>
      <w:lang w:eastAsia="en-US"/>
    </w:rPr>
  </w:style>
  <w:style w:type="character" w:customStyle="1" w:styleId="106">
    <w:name w:val="不明显强调1"/>
    <w:basedOn w:val="2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107">
    <w:name w:val="表格格式"/>
    <w:basedOn w:val="1"/>
    <w:qFormat/>
    <w:uiPriority w:val="0"/>
    <w:pPr>
      <w:pBdr>
        <w:top w:val="none" w:color="auto" w:sz="0" w:space="2"/>
        <w:left w:val="none" w:color="auto" w:sz="0" w:space="2"/>
        <w:bottom w:val="none" w:color="auto" w:sz="0" w:space="2"/>
        <w:right w:val="none" w:color="auto" w:sz="0" w:space="2"/>
      </w:pBdr>
      <w:autoSpaceDE w:val="0"/>
      <w:autoSpaceDN w:val="0"/>
      <w:adjustRightInd w:val="0"/>
      <w:spacing w:line="240" w:lineRule="exact"/>
      <w:jc w:val="both"/>
      <w:textAlignment w:val="baseline"/>
    </w:pPr>
    <w:rPr>
      <w:rFonts w:ascii="Times New Roman" w:hAnsi="Times New Roman"/>
      <w:spacing w:val="2"/>
      <w:sz w:val="18"/>
      <w:szCs w:val="21"/>
      <w:lang w:eastAsia="zh-CN"/>
    </w:rPr>
  </w:style>
  <w:style w:type="paragraph" w:customStyle="1" w:styleId="108">
    <w:name w:val="样式 正文 + 首行缩进:  2 字符"/>
    <w:basedOn w:val="1"/>
    <w:qFormat/>
    <w:uiPriority w:val="0"/>
    <w:pPr>
      <w:autoSpaceDE w:val="0"/>
      <w:autoSpaceDN w:val="0"/>
      <w:adjustRightInd w:val="0"/>
      <w:spacing w:line="380" w:lineRule="exact"/>
      <w:ind w:firstLine="444" w:firstLineChars="200"/>
      <w:jc w:val="both"/>
      <w:textAlignment w:val="baseline"/>
    </w:pPr>
    <w:rPr>
      <w:rFonts w:ascii="宋体" w:hAnsi="宋体" w:cs="宋体"/>
      <w:spacing w:val="6"/>
      <w:sz w:val="21"/>
      <w:szCs w:val="20"/>
      <w:lang w:eastAsia="zh-CN"/>
    </w:rPr>
  </w:style>
  <w:style w:type="paragraph" w:customStyle="1" w:styleId="109">
    <w:name w:val="正文1"/>
    <w:basedOn w:val="1"/>
    <w:qFormat/>
    <w:uiPriority w:val="0"/>
    <w:pPr>
      <w:ind w:firstLine="200"/>
    </w:pPr>
    <w:rPr>
      <w:rFonts w:ascii="宋体" w:hAnsi="宋体" w:cs="宋体"/>
      <w:szCs w:val="20"/>
    </w:rPr>
  </w:style>
  <w:style w:type="character" w:customStyle="1" w:styleId="110">
    <w:name w:val="15"/>
    <w:basedOn w:val="27"/>
    <w:qFormat/>
    <w:uiPriority w:val="0"/>
    <w:rPr>
      <w:rFonts w:hint="default" w:ascii="Times New Roman" w:hAnsi="Times New Roman" w:cs="Times New Roman"/>
    </w:rPr>
  </w:style>
  <w:style w:type="character" w:customStyle="1" w:styleId="111">
    <w:name w:val="10"/>
    <w:basedOn w:val="27"/>
    <w:qFormat/>
    <w:uiPriority w:val="0"/>
    <w:rPr>
      <w:rFonts w:hint="default" w:ascii="Times New Roman" w:hAnsi="Times New Roman" w:cs="Times New Roman"/>
    </w:rPr>
  </w:style>
  <w:style w:type="paragraph" w:customStyle="1" w:styleId="112">
    <w:name w:val="样式 正文 + 首行缩进: 2 字符"/>
    <w:basedOn w:val="1"/>
    <w:qFormat/>
    <w:uiPriority w:val="0"/>
    <w:pPr>
      <w:autoSpaceDE w:val="0"/>
      <w:autoSpaceDN w:val="0"/>
      <w:adjustRightInd w:val="0"/>
      <w:spacing w:line="380" w:lineRule="exact"/>
      <w:ind w:firstLine="444" w:firstLineChars="200"/>
      <w:jc w:val="both"/>
      <w:textAlignment w:val="baseline"/>
    </w:pPr>
    <w:rPr>
      <w:rFonts w:hint="eastAsia" w:ascii="宋体" w:hAnsi="宋体"/>
      <w:spacing w:val="6"/>
      <w:sz w:val="21"/>
      <w:szCs w:val="21"/>
      <w:lang w:eastAsia="zh-CN"/>
    </w:rPr>
  </w:style>
  <w:style w:type="paragraph" w:customStyle="1" w:styleId="113">
    <w:name w:val="修订2"/>
    <w:hidden/>
    <w:semiHidden/>
    <w:qFormat/>
    <w:uiPriority w:val="99"/>
    <w:rPr>
      <w:rFonts w:ascii="Calibri" w:hAnsi="Calibri" w:eastAsia="宋体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2" Type="http://schemas.microsoft.com/office/2011/relationships/people" Target="people.xml"/><Relationship Id="rId21" Type="http://schemas.openxmlformats.org/officeDocument/2006/relationships/fontTable" Target="fontTable.xml"/><Relationship Id="rId20" Type="http://schemas.openxmlformats.org/officeDocument/2006/relationships/customXml" Target="../customXml/item5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emf"/><Relationship Id="rId13" Type="http://schemas.openxmlformats.org/officeDocument/2006/relationships/oleObject" Target="embeddings/oleObject2.bin"/><Relationship Id="rId12" Type="http://schemas.openxmlformats.org/officeDocument/2006/relationships/image" Target="media/image4.emf"/><Relationship Id="rId11" Type="http://schemas.openxmlformats.org/officeDocument/2006/relationships/oleObject" Target="embeddings/oleObject1.bin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949acc7-f1be-416b-b7e0-3d7470ed4b98">
      <UserInfo>
        <DisplayName>Nancy Chen</DisplayName>
        <AccountId>88</AccountId>
        <AccountType/>
      </UserInfo>
      <UserInfo>
        <DisplayName>Shiyan Hou</DisplayName>
        <AccountId>89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F0BD52AC82FD4C87BA8220C00D35B4" ma:contentTypeVersion="10" ma:contentTypeDescription="Create a new document." ma:contentTypeScope="" ma:versionID="4900ac83028f40929d0c63dd4dac0d48">
  <xsd:schema xmlns:xsd="http://www.w3.org/2001/XMLSchema" xmlns:xs="http://www.w3.org/2001/XMLSchema" xmlns:p="http://schemas.microsoft.com/office/2006/metadata/properties" xmlns:ns2="c232d575-901c-4ef8-907f-b413b38702d7" xmlns:ns3="d949acc7-f1be-416b-b7e0-3d7470ed4b98" targetNamespace="http://schemas.microsoft.com/office/2006/metadata/properties" ma:root="true" ma:fieldsID="0de24471d9bfd236ad035a2447504389" ns2:_="" ns3:_="">
    <xsd:import namespace="c232d575-901c-4ef8-907f-b413b38702d7"/>
    <xsd:import namespace="d949acc7-f1be-416b-b7e0-3d7470ed4b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2d575-901c-4ef8-907f-b413b38702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9acc7-f1be-416b-b7e0-3d7470ed4b9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8C3591-F8B0-4452-9529-5737422BBA25}">
  <ds:schemaRefs/>
</ds:datastoreItem>
</file>

<file path=customXml/itemProps3.xml><?xml version="1.0" encoding="utf-8"?>
<ds:datastoreItem xmlns:ds="http://schemas.openxmlformats.org/officeDocument/2006/customXml" ds:itemID="{D99B1579-88F2-41B3-8FBA-62B964F1EE77}">
  <ds:schemaRefs/>
</ds:datastoreItem>
</file>

<file path=customXml/itemProps4.xml><?xml version="1.0" encoding="utf-8"?>
<ds:datastoreItem xmlns:ds="http://schemas.openxmlformats.org/officeDocument/2006/customXml" ds:itemID="{D22C4B17-EB4A-47F4-B30D-525872D654B0}">
  <ds:schemaRefs/>
</ds:datastoreItem>
</file>

<file path=customXml/itemProps5.xml><?xml version="1.0" encoding="utf-8"?>
<ds:datastoreItem xmlns:ds="http://schemas.openxmlformats.org/officeDocument/2006/customXml" ds:itemID="{74C66996-A0A2-4B3C-B03B-AAFC59BAC3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13</Pages>
  <Words>1574</Words>
  <Characters>8975</Characters>
  <Lines>74</Lines>
  <Paragraphs>21</Paragraphs>
  <TotalTime>3</TotalTime>
  <ScaleCrop>false</ScaleCrop>
  <LinksUpToDate>false</LinksUpToDate>
  <CharactersWithSpaces>10528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2024-04-16T10:49:00Z</dcterms:created>
  <dc:creator>cmri</dc:creator>
  <cp:lastModifiedBy>张宏涛</cp:lastModifiedBy>
  <cp:lastPrinted>2016-11-14T18:25:00Z</cp:lastPrinted>
  <dcterms:modified xsi:type="dcterms:W3CDTF">2024-08-12T07:45:47Z</dcterms:modified>
  <dc:title>&lt;4D6963726F736F667420576F7264202D20254238254144B9FAD2C6B6AFB8DFBEABB6C8CAB1BCE4CDACB2BDC9E8B1B8BCBCCAF5B9E6B7B656312E302E302E646F63&gt;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2011-07-04T00:00:00Z</vt:filetime>
  </property>
  <property fmtid="{D5CDD505-2E9C-101B-9397-08002B2CF9AE}" pid="3" name="LastSaved">
    <vt:filetime>2016-08-02T00:00:00Z</vt:filetime>
  </property>
  <property fmtid="{D5CDD505-2E9C-101B-9397-08002B2CF9AE}" pid="4" name="KSOProductBuildVer">
    <vt:lpwstr>2052-11.8.2.12085</vt:lpwstr>
  </property>
  <property fmtid="{D5CDD505-2E9C-101B-9397-08002B2CF9AE}" pid="5" name="ICV">
    <vt:lpwstr>5B4A56A7B1FB4A1DA2F14720BEA40D0D</vt:lpwstr>
  </property>
  <property fmtid="{D5CDD505-2E9C-101B-9397-08002B2CF9AE}" pid="6" name="_2015_ms_pID_725343">
    <vt:lpwstr>(3)h0omhtcxYA9DqHoT+wbj/Z97p0c79KgWUSxffHsGdAzPDVrv6Gjhcx4jIBNAYqohbBu9UUbW
MQw3NAt8z9W9g//N9GWFeJn6aa//B/ToSRtzUaAszahx8q4IJfG1ZWQJGsASZHFKEvHMNPIh
lZPBgxnbs8K/w+qPK1pBXFPVMd/d/lyKUfhSEqJmMQlu9K1zLJMp/z8aTHdgWdQIG1c5h4/3
+l96FRwg+SJJejOPwb</vt:lpwstr>
  </property>
  <property fmtid="{D5CDD505-2E9C-101B-9397-08002B2CF9AE}" pid="7" name="_2015_ms_pID_7253431">
    <vt:lpwstr>PPT9nAdfaiSFm9FCeUC3CQrren5PM3Rh8X4aTg+SJyUmGwm8lboND8
I/hai/nh55egzNWQJ2J1Q7p+0qK8y4B6DpS/2wAmZeTKQ9klb2TBPZ/6hTMYD1wheePOcH1v
WO3RQ+Q06V9fHBchWECVtkpE3pXVb0mki2TmrUTtl6yeLrjfVyZS5Bil7O99S68QbEJFxrfi
yxaTgjqblLlhkAifm06r4XHkG5ueeEzIQcVW</vt:lpwstr>
  </property>
  <property fmtid="{D5CDD505-2E9C-101B-9397-08002B2CF9AE}" pid="8" name="_2015_ms_pID_7253432">
    <vt:lpwstr>xtdEqjeogNRDbz93i1aSL6E=</vt:lpwstr>
  </property>
  <property fmtid="{D5CDD505-2E9C-101B-9397-08002B2CF9AE}" pid="9" name="ContentTypeId">
    <vt:lpwstr>0x0101004EF0BD52AC82FD4C87BA8220C00D35B4</vt:lpwstr>
  </property>
</Properties>
</file>